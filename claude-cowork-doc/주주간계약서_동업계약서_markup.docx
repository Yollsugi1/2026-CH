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01119A" w14:textId="77777777" w:rsidR="00EA4BEE" w:rsidRDefault="00EA4BEE">
      <w:pPr>
        <w:spacing w:after="400"/>
      </w:pPr>
    </w:p>
    <w:p w14:paraId="480D22BA" w14:textId="77777777" w:rsidR="00EA4BEE" w:rsidRDefault="005913E9">
      <w:pPr>
        <w:spacing w:after="200"/>
        <w:jc w:val="center"/>
      </w:pPr>
      <w:r>
        <w:rPr>
          <w:b/>
          <w:bCs/>
          <w:sz w:val="44"/>
          <w:szCs w:val="44"/>
        </w:rPr>
        <w:t>주주간계약서 (동업계약서)</w:t>
      </w:r>
    </w:p>
    <w:p w14:paraId="3AFA14FC" w14:textId="77777777" w:rsidR="00EA4BEE" w:rsidRDefault="005913E9">
      <w:pPr>
        <w:spacing w:after="400"/>
        <w:jc w:val="center"/>
      </w:pPr>
      <w:proofErr w:type="spellStart"/>
      <w:r>
        <w:rPr>
          <w:color w:val="666666"/>
          <w:sz w:val="24"/>
          <w:szCs w:val="24"/>
        </w:rPr>
        <w:t>완성본</w:t>
      </w:r>
      <w:proofErr w:type="spellEnd"/>
      <w:r>
        <w:rPr>
          <w:color w:val="666666"/>
          <w:sz w:val="24"/>
          <w:szCs w:val="24"/>
        </w:rPr>
        <w:t xml:space="preserve"> - 법률 검토용</w:t>
      </w:r>
    </w:p>
    <w:p w14:paraId="2703D21A" w14:textId="09B6A4EF" w:rsidR="00EA4BEE" w:rsidRDefault="005913E9">
      <w:pPr>
        <w:spacing w:after="120"/>
      </w:pPr>
      <w:r>
        <w:t xml:space="preserve">본 주주간계약서(이하 "본 계약")는 </w:t>
      </w:r>
      <w:ins w:id="0" w:author="이 상준" w:date="2026-02-09T12:24:00Z">
        <w:r w:rsidR="00AD66DC">
          <w:rPr>
            <w:rFonts w:hint="eastAsia"/>
          </w:rPr>
          <w:t>아래</w:t>
        </w:r>
      </w:ins>
      <w:del w:id="1" w:author="이 상준" w:date="2026-02-09T12:24:00Z">
        <w:r w:rsidDel="00AD66DC">
          <w:delText>다음</w:delText>
        </w:r>
      </w:del>
      <w:r>
        <w:t xml:space="preserve"> 당사자들</w:t>
      </w:r>
      <w:ins w:id="2" w:author="이 상준" w:date="2026-02-09T12:24:00Z">
        <w:r w:rsidR="00AD66DC">
          <w:rPr>
            <w:rFonts w:hint="eastAsia"/>
          </w:rPr>
          <w:t>이 설립할 주식</w:t>
        </w:r>
      </w:ins>
      <w:del w:id="3" w:author="이 상준" w:date="2026-02-09T12:25:00Z">
        <w:r w:rsidDel="00AD66DC">
          <w:delText xml:space="preserve"> 사이에 </w:delText>
        </w:r>
      </w:del>
      <w:r>
        <w:t>회사</w:t>
      </w:r>
      <w:ins w:id="4" w:author="이 상준" w:date="2026-02-09T12:25:00Z">
        <w:r w:rsidR="00AD66DC">
          <w:rPr>
            <w:rFonts w:hint="eastAsia"/>
          </w:rPr>
          <w:t xml:space="preserve">(이하 </w:t>
        </w:r>
        <w:r w:rsidR="00AD66DC">
          <w:t>“8</w:t>
        </w:r>
        <w:r w:rsidR="00AD66DC">
          <w:rPr>
            <w:rFonts w:hint="eastAsia"/>
          </w:rPr>
          <w:t>회사</w:t>
        </w:r>
        <w:r w:rsidR="00AD66DC">
          <w:t>”)</w:t>
        </w:r>
        <w:r w:rsidR="00AD66DC">
          <w:rPr>
            <w:rFonts w:hint="eastAsia"/>
          </w:rPr>
          <w:t>의</w:t>
        </w:r>
      </w:ins>
      <w:r>
        <w:t xml:space="preserve"> 운영 </w:t>
      </w:r>
      <w:del w:id="5" w:author="이 상준" w:date="2026-02-09T12:25:00Z">
        <w:r w:rsidDel="00AD66DC">
          <w:delText xml:space="preserve">관련 사항, 회사 </w:delText>
        </w:r>
      </w:del>
      <w:r>
        <w:t>및 주주들의 권리와 의무를 정하</w:t>
      </w:r>
      <w:ins w:id="6" w:author="이 상준" w:date="2026-02-09T12:25:00Z">
        <w:r w:rsidR="00AD66DC">
          <w:rPr>
            <w:rFonts w:hint="eastAsia"/>
          </w:rPr>
          <w:t>기 위하여</w:t>
        </w:r>
      </w:ins>
      <w:del w:id="7" w:author="이 상준" w:date="2026-02-09T12:25:00Z">
        <w:r w:rsidDel="00AD66DC">
          <w:delText>고자</w:delText>
        </w:r>
      </w:del>
      <w:r>
        <w:t xml:space="preserve"> 202</w:t>
      </w:r>
      <w:r w:rsidR="00D648F2">
        <w:t>6</w:t>
      </w:r>
      <w:r>
        <w:t xml:space="preserve">년 </w:t>
      </w:r>
      <w:r w:rsidR="00D648F2">
        <w:t>2</w:t>
      </w:r>
      <w:r>
        <w:t xml:space="preserve">월 </w:t>
      </w:r>
      <w:ins w:id="8" w:author="이 상준" w:date="2026-02-09T12:25:00Z">
        <w:r w:rsidR="00AD66DC">
          <w:t>[*</w:t>
        </w:r>
        <w:r w:rsidR="00AD66DC">
          <w:t>]</w:t>
        </w:r>
      </w:ins>
      <w:del w:id="9" w:author="이 상준" w:date="2026-02-09T12:25:00Z">
        <w:r w:rsidR="00D648F2" w:rsidDel="00AD66DC">
          <w:delText>8</w:delText>
        </w:r>
      </w:del>
      <w:r>
        <w:t>일(이하 "체결일")</w:t>
      </w:r>
      <w:ins w:id="10" w:author="이 상준" w:date="2026-02-09T12:26:00Z">
        <w:r w:rsidR="00AD66DC">
          <w:rPr>
            <w:rFonts w:hint="eastAsia"/>
          </w:rPr>
          <w:t>에</w:t>
        </w:r>
      </w:ins>
      <w:del w:id="11" w:author="이 상준" w:date="2026-02-09T12:26:00Z">
        <w:r w:rsidDel="00AD66DC">
          <w:delText>로</w:delText>
        </w:r>
      </w:del>
      <w:r>
        <w:t xml:space="preserve"> 체결</w:t>
      </w:r>
      <w:ins w:id="12" w:author="이 상준" w:date="2026-02-09T12:26:00Z">
        <w:r w:rsidR="00AD66DC">
          <w:rPr>
            <w:rFonts w:hint="eastAsia"/>
          </w:rPr>
          <w:t>한</w:t>
        </w:r>
      </w:ins>
      <w:del w:id="13" w:author="이 상준" w:date="2026-02-09T12:26:00Z">
        <w:r w:rsidDel="00AD66DC">
          <w:delText>되었</w:delText>
        </w:r>
      </w:del>
      <w:r>
        <w:t>다.</w:t>
      </w:r>
    </w:p>
    <w:p w14:paraId="589FFF05" w14:textId="77777777" w:rsidR="00EA4BEE" w:rsidRPr="00AD66DC" w:rsidRDefault="00EA4BEE">
      <w:pPr>
        <w:spacing w:after="200"/>
      </w:pPr>
    </w:p>
    <w:p w14:paraId="0D0738EA" w14:textId="77777777" w:rsidR="00EA4BEE" w:rsidRDefault="005913E9">
      <w:pPr>
        <w:pStyle w:val="1"/>
        <w:spacing w:after="120"/>
      </w:pPr>
      <w:r>
        <w:rPr>
          <w:sz w:val="22"/>
          <w:szCs w:val="22"/>
        </w:rPr>
        <w:t>당사자</w:t>
      </w:r>
    </w:p>
    <w:p w14:paraId="691F112B" w14:textId="77777777" w:rsidR="00EA4BEE" w:rsidRDefault="005913E9">
      <w:pPr>
        <w:pStyle w:val="2"/>
        <w:spacing w:after="120"/>
      </w:pPr>
      <w:r>
        <w:rPr>
          <w:sz w:val="22"/>
          <w:szCs w:val="22"/>
        </w:rPr>
        <w:t>주주</w:t>
      </w:r>
    </w:p>
    <w:p w14:paraId="67E2863F" w14:textId="77777777" w:rsidR="00EA4BEE" w:rsidRDefault="005913E9">
      <w:pPr>
        <w:spacing w:after="120"/>
      </w:pPr>
      <w:r>
        <w:rPr>
          <w:b/>
          <w:bCs/>
        </w:rPr>
        <w:t>1. 주주1 (경영권 보유 주주)</w:t>
      </w:r>
    </w:p>
    <w:p w14:paraId="784500BD" w14:textId="39C6C7D9" w:rsidR="00EA4BEE" w:rsidRDefault="005913E9">
      <w:pPr>
        <w:spacing w:after="120"/>
        <w:ind w:left="480"/>
      </w:pPr>
      <w:r>
        <w:t xml:space="preserve">  - 성명: </w:t>
      </w:r>
      <w:r w:rsidR="00036A05">
        <w:rPr>
          <w:rFonts w:hint="eastAsia"/>
        </w:rPr>
        <w:t>정</w:t>
      </w:r>
      <w:r>
        <w:t>수현</w:t>
      </w:r>
    </w:p>
    <w:p w14:paraId="0A3A5B68" w14:textId="12F70C01" w:rsidR="00EA4BEE" w:rsidRDefault="005913E9">
      <w:pPr>
        <w:spacing w:after="120"/>
        <w:ind w:left="480"/>
      </w:pPr>
      <w:r>
        <w:t xml:space="preserve">  - 생년월일: </w:t>
      </w:r>
      <w:r w:rsidR="00036A05">
        <w:t>1995.06.08</w:t>
      </w:r>
    </w:p>
    <w:p w14:paraId="7BD16B49" w14:textId="03B7F963" w:rsidR="00EA4BEE" w:rsidRDefault="005913E9">
      <w:pPr>
        <w:spacing w:after="120"/>
        <w:ind w:left="480"/>
      </w:pPr>
      <w:r>
        <w:t xml:space="preserve">  - 주소: </w:t>
      </w:r>
      <w:r w:rsidR="00036A05">
        <w:rPr>
          <w:rFonts w:hint="eastAsia"/>
        </w:rPr>
        <w:t xml:space="preserve">서울 도봉구 </w:t>
      </w:r>
      <w:proofErr w:type="spellStart"/>
      <w:r w:rsidR="00036A05">
        <w:rPr>
          <w:rFonts w:hint="eastAsia"/>
        </w:rPr>
        <w:t>도봉로</w:t>
      </w:r>
      <w:proofErr w:type="spellEnd"/>
      <w:r w:rsidR="00036A05">
        <w:rPr>
          <w:rFonts w:hint="eastAsia"/>
        </w:rPr>
        <w:t xml:space="preserve"> </w:t>
      </w:r>
      <w:r w:rsidR="00036A05">
        <w:t>170</w:t>
      </w:r>
      <w:r w:rsidR="00036A05">
        <w:rPr>
          <w:rFonts w:hint="eastAsia"/>
        </w:rPr>
        <w:t xml:space="preserve">길 </w:t>
      </w:r>
      <w:r w:rsidR="00036A05">
        <w:t>40</w:t>
      </w:r>
    </w:p>
    <w:p w14:paraId="2C0DCCCD" w14:textId="6AA8338E" w:rsidR="00EA4BEE" w:rsidRDefault="005913E9">
      <w:pPr>
        <w:spacing w:after="120"/>
        <w:ind w:left="480"/>
      </w:pPr>
      <w:r>
        <w:t xml:space="preserve">  - 연락처: </w:t>
      </w:r>
      <w:r w:rsidR="00036A05">
        <w:t>01038794716</w:t>
      </w:r>
    </w:p>
    <w:p w14:paraId="2876A2ED" w14:textId="77777777" w:rsidR="00EA4BEE" w:rsidRDefault="00EA4BEE">
      <w:pPr>
        <w:spacing w:after="100"/>
      </w:pPr>
    </w:p>
    <w:p w14:paraId="6A551864" w14:textId="77777777" w:rsidR="00EA4BEE" w:rsidRDefault="005913E9">
      <w:pPr>
        <w:spacing w:after="120"/>
      </w:pPr>
      <w:r>
        <w:rPr>
          <w:b/>
          <w:bCs/>
        </w:rPr>
        <w:t>2. 주주2 (비경영권 주주)</w:t>
      </w:r>
    </w:p>
    <w:p w14:paraId="5D959A4E" w14:textId="77777777" w:rsidR="00EA4BEE" w:rsidRDefault="005913E9">
      <w:pPr>
        <w:spacing w:after="120"/>
        <w:ind w:left="480"/>
      </w:pPr>
      <w:r>
        <w:t xml:space="preserve">  - 성명: </w:t>
      </w:r>
      <w:proofErr w:type="spellStart"/>
      <w:r>
        <w:t>한상필</w:t>
      </w:r>
      <w:proofErr w:type="spellEnd"/>
    </w:p>
    <w:p w14:paraId="4F4D8457" w14:textId="77777777" w:rsidR="00EA4BEE" w:rsidRDefault="005913E9">
      <w:pPr>
        <w:spacing w:after="120"/>
        <w:ind w:left="480"/>
      </w:pPr>
      <w:r>
        <w:t xml:space="preserve">  - 생년월일: ____________</w:t>
      </w:r>
    </w:p>
    <w:p w14:paraId="6BDAEDEC" w14:textId="77777777" w:rsidR="00EA4BEE" w:rsidRDefault="005913E9">
      <w:pPr>
        <w:spacing w:after="120"/>
        <w:ind w:left="480"/>
      </w:pPr>
      <w:r>
        <w:t xml:space="preserve">  - 주소: ____________</w:t>
      </w:r>
    </w:p>
    <w:p w14:paraId="48E65B4A" w14:textId="77777777" w:rsidR="00EA4BEE" w:rsidRDefault="005913E9">
      <w:pPr>
        <w:spacing w:after="120"/>
        <w:ind w:left="480"/>
      </w:pPr>
      <w:r>
        <w:t xml:space="preserve">  - 연락처: ____________</w:t>
      </w:r>
    </w:p>
    <w:p w14:paraId="4848F6BB" w14:textId="7E879CE1" w:rsidR="00EA4BEE" w:rsidRDefault="00AD66DC">
      <w:pPr>
        <w:spacing w:after="100"/>
      </w:pPr>
      <w:ins w:id="14" w:author="이 상준" w:date="2026-02-09T12:26:00Z">
        <w:r>
          <w:rPr>
            <w:rFonts w:hint="eastAsia"/>
          </w:rPr>
          <w:t xml:space="preserve">(이하 주주1과 주주2를 총칭하여 </w:t>
        </w:r>
        <w:r>
          <w:t>“</w:t>
        </w:r>
        <w:r>
          <w:rPr>
            <w:rFonts w:hint="eastAsia"/>
          </w:rPr>
          <w:t>각 당사자</w:t>
        </w:r>
        <w:r>
          <w:t xml:space="preserve">” </w:t>
        </w:r>
        <w:r>
          <w:rPr>
            <w:rFonts w:hint="eastAsia"/>
          </w:rPr>
          <w:t xml:space="preserve">또는 </w:t>
        </w:r>
        <w:r>
          <w:t>“</w:t>
        </w:r>
        <w:r>
          <w:rPr>
            <w:rFonts w:hint="eastAsia"/>
          </w:rPr>
          <w:t>주주들</w:t>
        </w:r>
        <w:r>
          <w:t>”)</w:t>
        </w:r>
      </w:ins>
    </w:p>
    <w:p w14:paraId="322E3D66" w14:textId="77777777" w:rsidR="00EA4BEE" w:rsidRDefault="005913E9">
      <w:pPr>
        <w:pStyle w:val="2"/>
        <w:spacing w:after="120"/>
      </w:pPr>
      <w:r>
        <w:rPr>
          <w:sz w:val="22"/>
          <w:szCs w:val="22"/>
        </w:rPr>
        <w:t>회사</w:t>
      </w:r>
    </w:p>
    <w:p w14:paraId="32F64740" w14:textId="77777777" w:rsidR="00EA4BEE" w:rsidRDefault="005913E9">
      <w:pPr>
        <w:spacing w:after="120"/>
        <w:ind w:left="480"/>
      </w:pPr>
      <w:r>
        <w:t xml:space="preserve">  - 회사명: 주식회사 ____________ (이하 "회사")</w:t>
      </w:r>
    </w:p>
    <w:p w14:paraId="2D1829E2" w14:textId="77777777" w:rsidR="00EA4BEE" w:rsidRDefault="005913E9">
      <w:pPr>
        <w:spacing w:after="120"/>
        <w:ind w:left="480"/>
      </w:pPr>
      <w:r>
        <w:t xml:space="preserve">  - 법인등록번호: (설립 후 기재)</w:t>
      </w:r>
    </w:p>
    <w:p w14:paraId="130B8F75" w14:textId="77777777" w:rsidR="00EA4BEE" w:rsidRDefault="005913E9">
      <w:pPr>
        <w:spacing w:after="120"/>
        <w:ind w:left="480"/>
      </w:pPr>
      <w:r>
        <w:t xml:space="preserve">  - 주소: ____________</w:t>
      </w:r>
    </w:p>
    <w:p w14:paraId="201D3EC8" w14:textId="79766EB4" w:rsidR="00EA4BEE" w:rsidRDefault="005913E9" w:rsidP="00B466E3">
      <w:pPr>
        <w:spacing w:after="120"/>
        <w:ind w:left="480"/>
      </w:pPr>
      <w:r>
        <w:t xml:space="preserve">  - 설립일: 202</w:t>
      </w:r>
      <w:r w:rsidR="00155377">
        <w:t>6</w:t>
      </w:r>
      <w:r>
        <w:t>년 __월 __일 (예정)</w:t>
      </w:r>
    </w:p>
    <w:p w14:paraId="1CFE2FD0" w14:textId="77777777" w:rsidR="00EA4BEE" w:rsidRPr="00AD66DC" w:rsidRDefault="005913E9">
      <w:pPr>
        <w:pStyle w:val="1"/>
        <w:spacing w:after="120"/>
        <w:rPr>
          <w:sz w:val="36"/>
          <w:szCs w:val="36"/>
          <w:rPrChange w:id="15" w:author="이 상준" w:date="2026-02-09T12:32:00Z">
            <w:rPr/>
          </w:rPrChange>
        </w:rPr>
      </w:pPr>
      <w:r w:rsidRPr="00AD66DC">
        <w:rPr>
          <w:sz w:val="24"/>
          <w:szCs w:val="24"/>
          <w:rPrChange w:id="16" w:author="이 상준" w:date="2026-02-09T12:32:00Z">
            <w:rPr>
              <w:sz w:val="22"/>
              <w:szCs w:val="22"/>
            </w:rPr>
          </w:rPrChange>
        </w:rPr>
        <w:lastRenderedPageBreak/>
        <w:t>제1장 총칙</w:t>
      </w:r>
    </w:p>
    <w:p w14:paraId="5E7CF808" w14:textId="77777777" w:rsidR="00EA4BEE" w:rsidRDefault="005913E9">
      <w:pPr>
        <w:pStyle w:val="2"/>
        <w:spacing w:after="120"/>
      </w:pPr>
      <w:r>
        <w:rPr>
          <w:sz w:val="22"/>
          <w:szCs w:val="22"/>
        </w:rPr>
        <w:t>제1조 (목적)</w:t>
      </w:r>
    </w:p>
    <w:p w14:paraId="7B4430F5" w14:textId="5D62058B" w:rsidR="00EA4BEE" w:rsidRDefault="005913E9">
      <w:pPr>
        <w:spacing w:after="120"/>
      </w:pPr>
      <w:r>
        <w:t xml:space="preserve">본 계약은 주주들 </w:t>
      </w:r>
      <w:ins w:id="17" w:author="이 상준" w:date="2026-02-09T12:27:00Z">
        <w:r w:rsidR="00AD66DC">
          <w:rPr>
            <w:rFonts w:hint="eastAsia"/>
          </w:rPr>
          <w:t xml:space="preserve">상호 </w:t>
        </w:r>
      </w:ins>
      <w:r>
        <w:t xml:space="preserve">간의 권리·의무 관계를 명확히 하고, 회사의 </w:t>
      </w:r>
      <w:ins w:id="18" w:author="이 상준" w:date="2026-02-09T12:27:00Z">
        <w:r w:rsidR="00AD66DC">
          <w:rPr>
            <w:rFonts w:hint="eastAsia"/>
          </w:rPr>
          <w:t>설립,</w:t>
        </w:r>
        <w:r w:rsidR="00AD66DC">
          <w:t xml:space="preserve"> </w:t>
        </w:r>
        <w:r w:rsidR="00AD66DC">
          <w:rPr>
            <w:rFonts w:hint="eastAsia"/>
          </w:rPr>
          <w:t xml:space="preserve">운영 및 발전에 관한 제반사항을 규정함으로써 회사의 </w:t>
        </w:r>
      </w:ins>
      <w:r>
        <w:t xml:space="preserve">안정적 경영과 </w:t>
      </w:r>
      <w:ins w:id="19" w:author="이 상준" w:date="2026-02-09T12:27:00Z">
        <w:r w:rsidR="00AD66DC">
          <w:rPr>
            <w:rFonts w:hint="eastAsia"/>
          </w:rPr>
          <w:t>지속적인 성장</w:t>
        </w:r>
      </w:ins>
      <w:del w:id="20" w:author="이 상준" w:date="2026-02-09T12:27:00Z">
        <w:r w:rsidDel="00AD66DC">
          <w:delText>발전</w:delText>
        </w:r>
      </w:del>
      <w:r>
        <w:t>을 도모하기 위함을 목적으로 한다.</w:t>
      </w:r>
    </w:p>
    <w:p w14:paraId="02170FFC" w14:textId="77777777" w:rsidR="00EA4BEE" w:rsidRDefault="005913E9">
      <w:pPr>
        <w:pStyle w:val="2"/>
        <w:spacing w:after="120"/>
      </w:pPr>
      <w:r>
        <w:rPr>
          <w:sz w:val="22"/>
          <w:szCs w:val="22"/>
        </w:rPr>
        <w:t>제2조 (용어의 정의)</w:t>
      </w:r>
    </w:p>
    <w:p w14:paraId="49CCD617" w14:textId="77777777" w:rsidR="00EA4BEE" w:rsidRDefault="005913E9">
      <w:pPr>
        <w:spacing w:after="120"/>
      </w:pPr>
      <w:r>
        <w:t>본 계약에서 사용하는 용어의 정의는 다음과 같다:</w:t>
      </w:r>
    </w:p>
    <w:p w14:paraId="65AAA00B" w14:textId="7204FB26" w:rsidR="00AD66DC" w:rsidRDefault="005913E9" w:rsidP="00AD66DC">
      <w:pPr>
        <w:pStyle w:val="a4"/>
        <w:numPr>
          <w:ilvl w:val="0"/>
          <w:numId w:val="2"/>
        </w:numPr>
        <w:spacing w:after="120"/>
        <w:rPr>
          <w:ins w:id="21" w:author="이 상준" w:date="2026-02-09T12:28:00Z"/>
        </w:rPr>
        <w:pPrChange w:id="22" w:author="이 상준" w:date="2026-02-09T12:28:00Z">
          <w:pPr>
            <w:spacing w:after="120"/>
            <w:ind w:left="480"/>
          </w:pPr>
        </w:pPrChange>
      </w:pPr>
      <w:del w:id="23" w:author="이 상준" w:date="2026-02-09T12:28:00Z">
        <w:r w:rsidRPr="00AD66DC" w:rsidDel="00AD66DC">
          <w:rPr>
            <w:b/>
            <w:bCs/>
          </w:rPr>
          <w:delText xml:space="preserve">1. </w:delText>
        </w:r>
      </w:del>
      <w:ins w:id="24" w:author="이 상준" w:date="2026-02-09T12:27:00Z">
        <w:r w:rsidR="00AD66DC" w:rsidRPr="00AD66DC">
          <w:rPr>
            <w:b/>
            <w:bCs/>
          </w:rPr>
          <w:t>“</w:t>
        </w:r>
        <w:r w:rsidR="00AD66DC" w:rsidRPr="00AD66DC">
          <w:rPr>
            <w:rFonts w:hint="eastAsia"/>
            <w:b/>
            <w:bCs/>
          </w:rPr>
          <w:t>회사</w:t>
        </w:r>
        <w:r w:rsidR="00AD66DC" w:rsidRPr="00AD66DC">
          <w:rPr>
            <w:b/>
            <w:bCs/>
          </w:rPr>
          <w:t>”</w:t>
        </w:r>
        <w:r w:rsidR="00AD66DC" w:rsidRPr="00AD66DC">
          <w:rPr>
            <w:rFonts w:hint="eastAsia"/>
            <w:rPrChange w:id="25" w:author="이 상준" w:date="2026-02-09T12:27:00Z">
              <w:rPr>
                <w:rFonts w:hint="eastAsia"/>
                <w:b/>
                <w:bCs/>
              </w:rPr>
            </w:rPrChange>
          </w:rPr>
          <w:t>라 함은</w:t>
        </w:r>
        <w:r w:rsidR="00AD66DC">
          <w:rPr>
            <w:rFonts w:hint="eastAsia"/>
          </w:rPr>
          <w:t xml:space="preserve"> 본 계약에 </w:t>
        </w:r>
      </w:ins>
      <w:ins w:id="26" w:author="이 상준" w:date="2026-02-09T12:28:00Z">
        <w:r w:rsidR="00AD66DC">
          <w:rPr>
            <w:rFonts w:hint="eastAsia"/>
          </w:rPr>
          <w:t>따라 주주들이 설립하여 운영할 법인으로,</w:t>
        </w:r>
        <w:r w:rsidR="00AD66DC">
          <w:t xml:space="preserve"> </w:t>
        </w:r>
        <w:r w:rsidR="00AD66DC">
          <w:rPr>
            <w:rFonts w:hint="eastAsia"/>
          </w:rPr>
          <w:t xml:space="preserve">상호는 주식회사 </w:t>
        </w:r>
        <w:r w:rsidR="00AD66DC">
          <w:t>[***]</w:t>
        </w:r>
        <w:proofErr w:type="spellStart"/>
        <w:r w:rsidR="00AD66DC">
          <w:rPr>
            <w:rFonts w:hint="eastAsia"/>
          </w:rPr>
          <w:t>으로</w:t>
        </w:r>
        <w:proofErr w:type="spellEnd"/>
        <w:r w:rsidR="00AD66DC">
          <w:rPr>
            <w:rFonts w:hint="eastAsia"/>
          </w:rPr>
          <w:t xml:space="preserve"> 한다.</w:t>
        </w:r>
        <w:r w:rsidR="00AD66DC">
          <w:t xml:space="preserve"> </w:t>
        </w:r>
      </w:ins>
    </w:p>
    <w:p w14:paraId="523E1C41" w14:textId="470EA30E" w:rsidR="00EA4BEE" w:rsidRPr="00AD66DC" w:rsidRDefault="005913E9" w:rsidP="00AD66DC">
      <w:pPr>
        <w:pStyle w:val="a4"/>
        <w:numPr>
          <w:ilvl w:val="0"/>
          <w:numId w:val="2"/>
        </w:numPr>
        <w:spacing w:after="120"/>
        <w:rPr>
          <w:ins w:id="27" w:author="이 상준" w:date="2026-02-09T12:28:00Z"/>
          <w:b/>
          <w:bCs/>
          <w:rPrChange w:id="28" w:author="이 상준" w:date="2026-02-09T12:28:00Z">
            <w:rPr>
              <w:ins w:id="29" w:author="이 상준" w:date="2026-02-09T12:28:00Z"/>
            </w:rPr>
          </w:rPrChange>
        </w:rPr>
      </w:pPr>
      <w:r w:rsidRPr="00AD66DC">
        <w:rPr>
          <w:b/>
          <w:bCs/>
        </w:rPr>
        <w:t>"경영권 보유 주주"</w:t>
      </w:r>
      <w:del w:id="30" w:author="이 상준" w:date="2026-02-09T12:28:00Z">
        <w:r w:rsidDel="00AD66DC">
          <w:delText xml:space="preserve">: </w:delText>
        </w:r>
      </w:del>
      <w:ins w:id="31" w:author="이 상준" w:date="2026-02-09T12:28:00Z">
        <w:r w:rsidR="00AD66DC">
          <w:rPr>
            <w:rFonts w:hint="eastAsia"/>
          </w:rPr>
          <w:t>라 함은</w:t>
        </w:r>
      </w:ins>
      <w:ins w:id="32" w:author="이 상준" w:date="2026-02-09T12:29:00Z">
        <w:r w:rsidR="00AD66DC">
          <w:rPr>
            <w:rFonts w:hint="eastAsia"/>
          </w:rPr>
          <w:t xml:space="preserve"> </w:t>
        </w:r>
      </w:ins>
      <w:r>
        <w:t>회사의 경영에 관한 실질적</w:t>
      </w:r>
      <w:ins w:id="33" w:author="이 상준" w:date="2026-02-09T12:28:00Z">
        <w:r w:rsidR="00AD66DC">
          <w:rPr>
            <w:rFonts w:hint="eastAsia"/>
          </w:rPr>
          <w:t>이고 배타적인</w:t>
        </w:r>
      </w:ins>
      <w:r>
        <w:t xml:space="preserve"> 의사결정권을 보유한 주주1</w:t>
      </w:r>
      <w:del w:id="34" w:author="이 상준" w:date="2026-02-09T12:28:00Z">
        <w:r w:rsidDel="00AD66DC">
          <w:delText>(수현)</w:delText>
        </w:r>
      </w:del>
      <w:r>
        <w:t>을 의미한다.</w:t>
      </w:r>
    </w:p>
    <w:p w14:paraId="3E63894B" w14:textId="77777777" w:rsidR="00AD66DC" w:rsidRPr="00AD66DC" w:rsidDel="00AD66DC" w:rsidRDefault="00AD66DC" w:rsidP="00AD66DC">
      <w:pPr>
        <w:pStyle w:val="a4"/>
        <w:numPr>
          <w:ilvl w:val="0"/>
          <w:numId w:val="2"/>
        </w:numPr>
        <w:spacing w:after="120"/>
        <w:rPr>
          <w:del w:id="35" w:author="이 상준" w:date="2026-02-09T12:28:00Z"/>
          <w:b/>
          <w:bCs/>
          <w:rPrChange w:id="36" w:author="이 상준" w:date="2026-02-09T12:28:00Z">
            <w:rPr>
              <w:del w:id="37" w:author="이 상준" w:date="2026-02-09T12:28:00Z"/>
            </w:rPr>
          </w:rPrChange>
        </w:rPr>
        <w:pPrChange w:id="38" w:author="이 상준" w:date="2026-02-09T12:28:00Z">
          <w:pPr>
            <w:spacing w:after="120"/>
            <w:ind w:left="480"/>
          </w:pPr>
        </w:pPrChange>
      </w:pPr>
    </w:p>
    <w:p w14:paraId="33CEC9AC" w14:textId="492FDDEF" w:rsidR="00EA4BEE" w:rsidDel="00AD66DC" w:rsidRDefault="005913E9" w:rsidP="00AD66DC">
      <w:pPr>
        <w:pStyle w:val="a4"/>
        <w:numPr>
          <w:ilvl w:val="0"/>
          <w:numId w:val="2"/>
        </w:numPr>
        <w:spacing w:after="120"/>
        <w:rPr>
          <w:del w:id="39" w:author="이 상준" w:date="2026-02-09T12:29:00Z"/>
        </w:rPr>
      </w:pPr>
      <w:del w:id="40" w:author="이 상준" w:date="2026-02-09T12:28:00Z">
        <w:r w:rsidRPr="00AD66DC" w:rsidDel="00AD66DC">
          <w:rPr>
            <w:b/>
            <w:bCs/>
          </w:rPr>
          <w:delText xml:space="preserve">2. </w:delText>
        </w:r>
      </w:del>
      <w:r w:rsidRPr="00AD66DC">
        <w:rPr>
          <w:b/>
          <w:bCs/>
        </w:rPr>
        <w:t>"비경영권</w:t>
      </w:r>
      <w:r w:rsidRPr="00E43773">
        <w:rPr>
          <w:b/>
          <w:bCs/>
        </w:rPr>
        <w:t xml:space="preserve"> </w:t>
      </w:r>
      <w:r w:rsidRPr="00AD66DC">
        <w:rPr>
          <w:b/>
          <w:bCs/>
          <w:rPrChange w:id="41" w:author="이 상준" w:date="2026-02-09T12:28:00Z">
            <w:rPr>
              <w:b/>
              <w:bCs/>
            </w:rPr>
          </w:rPrChange>
        </w:rPr>
        <w:t>주주"</w:t>
      </w:r>
      <w:del w:id="42" w:author="이 상준" w:date="2026-02-09T12:29:00Z">
        <w:r w:rsidDel="00AD66DC">
          <w:delText xml:space="preserve">: </w:delText>
        </w:r>
      </w:del>
      <w:ins w:id="43" w:author="이 상준" w:date="2026-02-09T12:29:00Z">
        <w:r w:rsidR="00AD66DC">
          <w:rPr>
            <w:rFonts w:hint="eastAsia"/>
          </w:rPr>
          <w:t xml:space="preserve">라 함은 </w:t>
        </w:r>
      </w:ins>
      <w:r>
        <w:t>영업 업무만을 담당하고 경영 의사결정권이 없는 주주2</w:t>
      </w:r>
      <w:ins w:id="44" w:author="이 상준" w:date="2026-02-09T12:29:00Z">
        <w:r w:rsidR="00AD66DC">
          <w:rPr>
            <w:rFonts w:hint="eastAsia"/>
          </w:rPr>
          <w:t>를</w:t>
        </w:r>
      </w:ins>
      <w:del w:id="45" w:author="이 상준" w:date="2026-02-09T12:29:00Z">
        <w:r w:rsidDel="00AD66DC">
          <w:delText>(한상필)을</w:delText>
        </w:r>
      </w:del>
      <w:r>
        <w:t xml:space="preserve"> 의미한다.</w:t>
      </w:r>
    </w:p>
    <w:p w14:paraId="4C61F89C" w14:textId="77777777" w:rsidR="00AD66DC" w:rsidRDefault="00AD66DC" w:rsidP="00AD66DC">
      <w:pPr>
        <w:pStyle w:val="a4"/>
        <w:numPr>
          <w:ilvl w:val="0"/>
          <w:numId w:val="2"/>
        </w:numPr>
        <w:spacing w:after="120"/>
        <w:rPr>
          <w:ins w:id="46" w:author="이 상준" w:date="2026-02-09T12:29:00Z"/>
        </w:rPr>
        <w:pPrChange w:id="47" w:author="이 상준" w:date="2026-02-09T12:28:00Z">
          <w:pPr>
            <w:spacing w:after="120"/>
            <w:ind w:left="480"/>
          </w:pPr>
        </w:pPrChange>
      </w:pPr>
    </w:p>
    <w:p w14:paraId="1F1BA015" w14:textId="609CE9F5" w:rsidR="00EA4BEE" w:rsidDel="00AD66DC" w:rsidRDefault="005913E9" w:rsidP="00AD66DC">
      <w:pPr>
        <w:pStyle w:val="a4"/>
        <w:numPr>
          <w:ilvl w:val="0"/>
          <w:numId w:val="2"/>
        </w:numPr>
        <w:spacing w:after="120"/>
        <w:rPr>
          <w:del w:id="48" w:author="이 상준" w:date="2026-02-09T12:30:00Z"/>
        </w:rPr>
      </w:pPr>
      <w:del w:id="49" w:author="이 상준" w:date="2026-02-09T12:29:00Z">
        <w:r w:rsidRPr="00AD66DC" w:rsidDel="00AD66DC">
          <w:rPr>
            <w:b/>
            <w:bCs/>
          </w:rPr>
          <w:delText xml:space="preserve">3. </w:delText>
        </w:r>
      </w:del>
      <w:r w:rsidRPr="00AD66DC">
        <w:rPr>
          <w:b/>
          <w:bCs/>
        </w:rPr>
        <w:t>"</w:t>
      </w:r>
      <w:del w:id="50" w:author="이 상준" w:date="2026-02-09T12:29:00Z">
        <w:r w:rsidRPr="00AD66DC" w:rsidDel="00AD66DC">
          <w:rPr>
            <w:rFonts w:hint="eastAsia"/>
            <w:b/>
            <w:bCs/>
            <w:rPrChange w:id="51" w:author="이 상준" w:date="2026-02-09T12:29:00Z">
              <w:rPr>
                <w:b/>
                <w:bCs/>
              </w:rPr>
            </w:rPrChange>
          </w:rPr>
          <w:delText>주요 의사결정</w:delText>
        </w:r>
      </w:del>
      <w:ins w:id="52" w:author="이 상준" w:date="2026-02-09T12:29:00Z">
        <w:r w:rsidR="00AD66DC">
          <w:rPr>
            <w:rFonts w:hint="eastAsia"/>
            <w:b/>
            <w:bCs/>
          </w:rPr>
          <w:t>핵심 영업</w:t>
        </w:r>
      </w:ins>
      <w:r w:rsidRPr="00AD66DC">
        <w:rPr>
          <w:b/>
          <w:bCs/>
        </w:rPr>
        <w:t>"</w:t>
      </w:r>
      <w:ins w:id="53" w:author="이 상준" w:date="2026-02-09T12:29:00Z">
        <w:r w:rsidR="00AD66DC">
          <w:rPr>
            <w:rFonts w:hint="eastAsia"/>
          </w:rPr>
          <w:t xml:space="preserve">이라 함은 </w:t>
        </w:r>
      </w:ins>
      <w:ins w:id="54" w:author="이 상준" w:date="2026-02-09T12:30:00Z">
        <w:r w:rsidR="00AD66DC">
          <w:t>회사의 주된 사업 목적(콘텐츠 기획·제작, 광고 대행 등) 및 주주1이 운영하는 ‘</w:t>
        </w:r>
        <w:proofErr w:type="spellStart"/>
        <w:r w:rsidR="00AD66DC">
          <w:t>크리에이터후드</w:t>
        </w:r>
        <w:proofErr w:type="spellEnd"/>
        <w:r w:rsidR="00AD66DC">
          <w:t>’의 사업 방향성과 직접적으로 연관되어 회사의 본질적 성장에 기여하는 영업 활동을 의미한다.</w:t>
        </w:r>
      </w:ins>
      <w:del w:id="55" w:author="이 상준" w:date="2026-02-09T12:29:00Z">
        <w:r w:rsidDel="00AD66DC">
          <w:delText xml:space="preserve">: </w:delText>
        </w:r>
      </w:del>
      <w:del w:id="56" w:author="이 상준" w:date="2026-02-09T12:30:00Z">
        <w:r w:rsidDel="00AD66DC">
          <w:delText>제6조에서 정한 회사 경영에 관한 중요 사항을 의미한다.</w:delText>
        </w:r>
      </w:del>
    </w:p>
    <w:p w14:paraId="7EC8413B" w14:textId="77777777" w:rsidR="00AD66DC" w:rsidRDefault="00AD66DC" w:rsidP="00AD66DC">
      <w:pPr>
        <w:pStyle w:val="a4"/>
        <w:numPr>
          <w:ilvl w:val="0"/>
          <w:numId w:val="2"/>
        </w:numPr>
        <w:spacing w:after="120"/>
        <w:rPr>
          <w:ins w:id="57" w:author="이 상준" w:date="2026-02-09T12:30:00Z"/>
        </w:rPr>
        <w:pPrChange w:id="58" w:author="이 상준" w:date="2026-02-09T12:29:00Z">
          <w:pPr>
            <w:spacing w:after="120"/>
            <w:ind w:left="480"/>
          </w:pPr>
        </w:pPrChange>
      </w:pPr>
    </w:p>
    <w:p w14:paraId="01D8FBE2" w14:textId="4576F09F" w:rsidR="00EA4BEE" w:rsidDel="00AD66DC" w:rsidRDefault="005913E9" w:rsidP="00AD66DC">
      <w:pPr>
        <w:pStyle w:val="a4"/>
        <w:numPr>
          <w:ilvl w:val="0"/>
          <w:numId w:val="2"/>
        </w:numPr>
        <w:spacing w:after="120"/>
        <w:rPr>
          <w:del w:id="59" w:author="이 상준" w:date="2026-02-09T12:30:00Z"/>
        </w:rPr>
      </w:pPr>
      <w:del w:id="60" w:author="이 상준" w:date="2026-02-09T12:30:00Z">
        <w:r w:rsidRPr="00AD66DC" w:rsidDel="00AD66DC">
          <w:rPr>
            <w:b/>
            <w:bCs/>
          </w:rPr>
          <w:delText xml:space="preserve">4. </w:delText>
        </w:r>
      </w:del>
      <w:r w:rsidRPr="00E43773">
        <w:rPr>
          <w:b/>
          <w:bCs/>
        </w:rPr>
        <w:t>"</w:t>
      </w:r>
      <w:ins w:id="61" w:author="이 상준" w:date="2026-02-09T12:30:00Z">
        <w:r w:rsidR="00AD66DC" w:rsidRPr="00AD66DC">
          <w:rPr>
            <w:rFonts w:hint="eastAsia"/>
            <w:b/>
            <w:bCs/>
            <w:rPrChange w:id="62" w:author="이 상준" w:date="2026-02-09T12:31:00Z">
              <w:rPr>
                <w:rFonts w:hint="eastAsia"/>
              </w:rPr>
            </w:rPrChange>
          </w:rPr>
          <w:t>확장 영업</w:t>
        </w:r>
      </w:ins>
      <w:del w:id="63" w:author="이 상준" w:date="2026-02-09T12:30:00Z">
        <w:r w:rsidRPr="00AD66DC" w:rsidDel="00AD66DC">
          <w:rPr>
            <w:b/>
            <w:bCs/>
            <w:rPrChange w:id="64" w:author="이 상준" w:date="2026-02-09T12:31:00Z">
              <w:rPr>
                <w:b/>
                <w:bCs/>
              </w:rPr>
            </w:rPrChange>
          </w:rPr>
          <w:delText>영업 성과</w:delText>
        </w:r>
      </w:del>
      <w:r w:rsidRPr="00AD66DC">
        <w:rPr>
          <w:b/>
          <w:bCs/>
          <w:rPrChange w:id="65" w:author="이 상준" w:date="2026-02-09T12:31:00Z">
            <w:rPr>
              <w:b/>
              <w:bCs/>
            </w:rPr>
          </w:rPrChange>
        </w:rPr>
        <w:t>"</w:t>
      </w:r>
      <w:ins w:id="66" w:author="이 상준" w:date="2026-02-09T12:30:00Z">
        <w:r w:rsidR="00AD66DC">
          <w:rPr>
            <w:rFonts w:hint="eastAsia"/>
          </w:rPr>
          <w:t>이라 함은</w:t>
        </w:r>
      </w:ins>
      <w:del w:id="67" w:author="이 상준" w:date="2026-02-09T12:30:00Z">
        <w:r w:rsidDel="00AD66DC">
          <w:delText>:</w:delText>
        </w:r>
      </w:del>
      <w:r>
        <w:t xml:space="preserve"> </w:t>
      </w:r>
      <w:ins w:id="68" w:author="이 상준" w:date="2026-02-09T12:30:00Z">
        <w:r w:rsidR="00AD66DC">
          <w:t>핵심 영업 외에 주주2의 인적 네트워크 등을 활용하여 회사의 매출 증대에 기여할 수 있는 부수적인 프로젝트 수주 활동을 의미한다.</w:t>
        </w:r>
      </w:ins>
      <w:del w:id="69" w:author="이 상준" w:date="2026-02-09T12:30:00Z">
        <w:r w:rsidDel="00AD66DC">
          <w:delText>신규 고객 유치, 매출 발생 등 주주2의 영업 활동으로 인한 구체적 성과를 의미한다.</w:delText>
        </w:r>
      </w:del>
    </w:p>
    <w:p w14:paraId="7EF9DD13" w14:textId="77777777" w:rsidR="00AD66DC" w:rsidRDefault="00AD66DC" w:rsidP="00AD66DC">
      <w:pPr>
        <w:pStyle w:val="a4"/>
        <w:numPr>
          <w:ilvl w:val="0"/>
          <w:numId w:val="2"/>
        </w:numPr>
        <w:spacing w:after="120"/>
        <w:rPr>
          <w:ins w:id="70" w:author="이 상준" w:date="2026-02-09T12:31:00Z"/>
        </w:rPr>
        <w:pPrChange w:id="71" w:author="이 상준" w:date="2026-02-09T12:30:00Z">
          <w:pPr>
            <w:spacing w:after="120"/>
            <w:ind w:left="480"/>
          </w:pPr>
        </w:pPrChange>
      </w:pPr>
    </w:p>
    <w:p w14:paraId="7C43ADB1" w14:textId="1B4F0AE7" w:rsidR="00EA4BEE" w:rsidRDefault="00AD66DC" w:rsidP="00AD66DC">
      <w:pPr>
        <w:pStyle w:val="a4"/>
        <w:numPr>
          <w:ilvl w:val="0"/>
          <w:numId w:val="2"/>
        </w:numPr>
        <w:spacing w:after="120"/>
        <w:rPr>
          <w:ins w:id="72" w:author="이 상준" w:date="2026-02-09T12:31:00Z"/>
        </w:rPr>
      </w:pPr>
      <w:ins w:id="73" w:author="이 상준" w:date="2026-02-09T12:31:00Z">
        <w:r>
          <w:t>“</w:t>
        </w:r>
        <w:r>
          <w:rPr>
            <w:b/>
          </w:rPr>
          <w:t>매수청구권(Call Option)</w:t>
        </w:r>
        <w:r>
          <w:t>”이라 함은 본 계약에서 정한 일정한 사유가 발생하는 경우, 주주1이 주주2의 보유 주식 전부를 매수할 수 있는 권리를 의미한다</w:t>
        </w:r>
        <w:r>
          <w:t>.</w:t>
        </w:r>
      </w:ins>
      <w:del w:id="74" w:author="이 상준" w:date="2026-02-09T12:31:00Z">
        <w:r w:rsidR="005913E9" w:rsidRPr="00AD66DC" w:rsidDel="00AD66DC">
          <w:delText>제2장 회사와 주주의 지위</w:delText>
        </w:r>
      </w:del>
    </w:p>
    <w:p w14:paraId="42620201" w14:textId="6D6D3B3A" w:rsidR="00AD66DC" w:rsidRDefault="00AD66DC" w:rsidP="00AD66DC">
      <w:pPr>
        <w:pStyle w:val="a4"/>
        <w:numPr>
          <w:ilvl w:val="0"/>
          <w:numId w:val="2"/>
        </w:numPr>
        <w:spacing w:after="120"/>
        <w:rPr>
          <w:ins w:id="75" w:author="이 상준" w:date="2026-02-09T12:32:00Z"/>
        </w:rPr>
      </w:pPr>
      <w:ins w:id="76" w:author="이 상준" w:date="2026-02-09T12:32:00Z">
        <w:r>
          <w:t>“</w:t>
        </w:r>
        <w:r>
          <w:rPr>
            <w:b/>
          </w:rPr>
          <w:t>공동매도참여권(Tag-Along Right)</w:t>
        </w:r>
        <w:r>
          <w:t>”이라 함은 주주1이 자신의 보유 주식을 제3자에게 매각할 경우, 주주2가 동일한 조건으로 자신의 주식을 해당 제3자에게 매각할 것을 요구할 수 있는 권리를 의미한다.</w:t>
        </w:r>
      </w:ins>
    </w:p>
    <w:p w14:paraId="128607B3" w14:textId="17531F67" w:rsidR="00AD66DC" w:rsidRDefault="00AD66DC" w:rsidP="00AD66DC">
      <w:pPr>
        <w:pStyle w:val="a4"/>
        <w:numPr>
          <w:ilvl w:val="0"/>
          <w:numId w:val="2"/>
        </w:numPr>
        <w:spacing w:after="120"/>
      </w:pPr>
      <w:ins w:id="77" w:author="이 상준" w:date="2026-02-09T12:32:00Z">
        <w:r>
          <w:t>“</w:t>
        </w:r>
        <w:r>
          <w:rPr>
            <w:b/>
          </w:rPr>
          <w:t>동반매도청구권(Drag-Along Right)</w:t>
        </w:r>
        <w:r>
          <w:t>”이라 함은 주주1이 자신의 보유 주식을 제3자에게 매각할 경우, 주주2에 대하여 그 보유 주식 전부를 동일한 조건으로 해당 제3자에게 함께 매각할 것을 요구할 수 있는 권리를 의미한다</w:t>
        </w:r>
        <w:r>
          <w:rPr>
            <w:rFonts w:hint="eastAsia"/>
          </w:rPr>
          <w:t>.</w:t>
        </w:r>
      </w:ins>
    </w:p>
    <w:p w14:paraId="7448A971" w14:textId="6A5BA78B" w:rsidR="00AD66DC" w:rsidRDefault="00AD66DC">
      <w:pPr>
        <w:pStyle w:val="2"/>
        <w:spacing w:after="120"/>
        <w:rPr>
          <w:ins w:id="78" w:author="이 상준" w:date="2026-02-09T12:32:00Z"/>
          <w:sz w:val="22"/>
          <w:szCs w:val="22"/>
        </w:rPr>
      </w:pPr>
    </w:p>
    <w:p w14:paraId="409DEE09" w14:textId="51786CA3" w:rsidR="00AD66DC" w:rsidRPr="00ED6826" w:rsidRDefault="00AD66DC" w:rsidP="00AD66DC">
      <w:pPr>
        <w:pStyle w:val="1"/>
        <w:spacing w:after="120"/>
        <w:rPr>
          <w:ins w:id="79" w:author="이 상준" w:date="2026-02-09T12:32:00Z"/>
          <w:rFonts w:hint="eastAsia"/>
          <w:sz w:val="36"/>
          <w:szCs w:val="36"/>
        </w:rPr>
      </w:pPr>
      <w:ins w:id="80" w:author="이 상준" w:date="2026-02-09T12:32:00Z">
        <w:r w:rsidRPr="00ED6826">
          <w:rPr>
            <w:sz w:val="24"/>
            <w:szCs w:val="24"/>
          </w:rPr>
          <w:t>제</w:t>
        </w:r>
        <w:r>
          <w:rPr>
            <w:sz w:val="24"/>
            <w:szCs w:val="24"/>
          </w:rPr>
          <w:t>2</w:t>
        </w:r>
        <w:r w:rsidRPr="00ED6826">
          <w:rPr>
            <w:sz w:val="24"/>
            <w:szCs w:val="24"/>
          </w:rPr>
          <w:t xml:space="preserve">장 </w:t>
        </w:r>
        <w:r>
          <w:rPr>
            <w:rFonts w:hint="eastAsia"/>
            <w:sz w:val="24"/>
            <w:szCs w:val="24"/>
          </w:rPr>
          <w:t>회사의 설립 및 지배구조</w:t>
        </w:r>
      </w:ins>
    </w:p>
    <w:p w14:paraId="59377C07" w14:textId="77777777" w:rsidR="00AD66DC" w:rsidRDefault="00AD66DC">
      <w:pPr>
        <w:pStyle w:val="2"/>
        <w:spacing w:after="120"/>
        <w:rPr>
          <w:ins w:id="81" w:author="이 상준" w:date="2026-02-09T12:32:00Z"/>
          <w:rFonts w:hint="eastAsia"/>
          <w:sz w:val="22"/>
          <w:szCs w:val="22"/>
        </w:rPr>
      </w:pPr>
    </w:p>
    <w:p w14:paraId="4B6B6008" w14:textId="566110B5" w:rsidR="00EA4BEE" w:rsidRDefault="005913E9">
      <w:pPr>
        <w:pStyle w:val="2"/>
        <w:spacing w:after="120"/>
      </w:pPr>
      <w:r>
        <w:rPr>
          <w:sz w:val="22"/>
          <w:szCs w:val="22"/>
        </w:rPr>
        <w:lastRenderedPageBreak/>
        <w:t>제3조 (회사</w:t>
      </w:r>
      <w:ins w:id="82" w:author="이 상준" w:date="2026-02-09T12:33:00Z">
        <w:r w:rsidR="00AD66DC">
          <w:rPr>
            <w:rFonts w:hint="eastAsia"/>
            <w:sz w:val="22"/>
            <w:szCs w:val="22"/>
          </w:rPr>
          <w:t>의 설립 및 지분 구조</w:t>
        </w:r>
      </w:ins>
      <w:del w:id="83" w:author="이 상준" w:date="2026-02-09T12:33:00Z">
        <w:r w:rsidDel="00AD66DC">
          <w:rPr>
            <w:sz w:val="22"/>
            <w:szCs w:val="22"/>
          </w:rPr>
          <w:delText>와 주주의 지위</w:delText>
        </w:r>
      </w:del>
      <w:r>
        <w:rPr>
          <w:sz w:val="22"/>
          <w:szCs w:val="22"/>
        </w:rPr>
        <w:t>)</w:t>
      </w:r>
    </w:p>
    <w:p w14:paraId="714FDFB4" w14:textId="0D27D638" w:rsidR="00EA4BEE" w:rsidRDefault="005913E9">
      <w:pPr>
        <w:spacing w:after="120"/>
      </w:pPr>
      <w:r>
        <w:t xml:space="preserve">① 회사는 콘텐츠 기획·제작 및 유통업, 광고 대행 및 마케팅 컨설팅업, 브랜드 콘텐츠 기획 및 </w:t>
      </w:r>
      <w:proofErr w:type="spellStart"/>
      <w:r>
        <w:t>제작업</w:t>
      </w:r>
      <w:proofErr w:type="spellEnd"/>
      <w:r>
        <w:t xml:space="preserve">, 디지털 미디어 콘텐츠 제작 및 유통업, SNS 채널 운영 및 관리 대행업, 이벤트 기획 및 </w:t>
      </w:r>
      <w:proofErr w:type="spellStart"/>
      <w:r>
        <w:t>운영업</w:t>
      </w:r>
      <w:proofErr w:type="spellEnd"/>
      <w:r>
        <w:t xml:space="preserve">, 전자상거래업 등을 </w:t>
      </w:r>
      <w:ins w:id="84" w:author="이 상준" w:date="2026-02-09T12:33:00Z">
        <w:r w:rsidR="00AD66DC">
          <w:rPr>
            <w:rFonts w:hint="eastAsia"/>
          </w:rPr>
          <w:t xml:space="preserve">주된 목적으로 </w:t>
        </w:r>
      </w:ins>
      <w:del w:id="85" w:author="이 상준" w:date="2026-02-09T12:33:00Z">
        <w:r w:rsidDel="00AD66DC">
          <w:delText>영위하기 위</w:delText>
        </w:r>
      </w:del>
      <w:r>
        <w:t>하여 대한민국 법률에 따라 설립</w:t>
      </w:r>
      <w:ins w:id="86" w:author="이 상준" w:date="2026-02-09T12:33:00Z">
        <w:r w:rsidR="00AD66DC">
          <w:rPr>
            <w:rFonts w:hint="eastAsia"/>
          </w:rPr>
          <w:t>된다.</w:t>
        </w:r>
      </w:ins>
      <w:del w:id="87" w:author="이 상준" w:date="2026-02-09T12:33:00Z">
        <w:r w:rsidDel="00AD66DC">
          <w:delText>된 주식회사로서, 본 계약 체결일 현재 발행주식 총수는 보통주식 [  ]주(1주의 액면금액 [  ]원)이다.</w:delText>
        </w:r>
      </w:del>
    </w:p>
    <w:p w14:paraId="73CD3E13" w14:textId="77777777" w:rsidR="00AD66DC" w:rsidRDefault="005913E9" w:rsidP="00AD66DC">
      <w:pPr>
        <w:rPr>
          <w:ins w:id="88" w:author="이 상준" w:date="2026-02-09T12:34:00Z"/>
        </w:rPr>
      </w:pPr>
      <w:r>
        <w:t xml:space="preserve">② </w:t>
      </w:r>
      <w:ins w:id="89" w:author="이 상준" w:date="2026-02-09T12:34:00Z">
        <w:r w:rsidR="00AD66DC">
          <w:t>회사의 발행주식 총수는 보통주식 [총 주식 수 입력 필요]주(1주의 액면금액: [액면가 입력 필요]원)로 하고, 각 주주의 지분율은 다음과 같다.</w:t>
        </w:r>
      </w:ins>
    </w:p>
    <w:p w14:paraId="1C87232B" w14:textId="77777777" w:rsidR="00AD66DC" w:rsidRDefault="00AD66DC" w:rsidP="00AD66DC">
      <w:pPr>
        <w:spacing w:after="120" w:line="240" w:lineRule="atLeast"/>
        <w:rPr>
          <w:ins w:id="90" w:author="이 상준" w:date="2026-02-09T12:34:00Z"/>
        </w:rPr>
      </w:pPr>
    </w:p>
    <w:p w14:paraId="23D34555" w14:textId="2A9E78A5" w:rsidR="00AD66DC" w:rsidRDefault="00AD66DC" w:rsidP="00AD66DC">
      <w:pPr>
        <w:spacing w:after="120" w:line="240" w:lineRule="atLeast"/>
        <w:rPr>
          <w:ins w:id="91" w:author="이 상준" w:date="2026-02-09T12:34:00Z"/>
        </w:rPr>
        <w:pPrChange w:id="92" w:author="이 상준" w:date="2026-02-09T12:34:00Z">
          <w:pPr>
            <w:numPr>
              <w:numId w:val="3"/>
            </w:numPr>
            <w:tabs>
              <w:tab w:val="num" w:pos="720"/>
            </w:tabs>
            <w:spacing w:after="120" w:line="240" w:lineRule="atLeast"/>
            <w:ind w:left="720" w:hanging="360"/>
          </w:pPr>
        </w:pPrChange>
      </w:pPr>
      <w:ins w:id="93" w:author="이 상준" w:date="2026-02-09T12:34:00Z">
        <w:r>
          <w:t>주주1 (정수현): [주식 수 입력 필요]주 (51%)</w:t>
        </w:r>
      </w:ins>
    </w:p>
    <w:p w14:paraId="0FDF037B" w14:textId="77777777" w:rsidR="00AD66DC" w:rsidRDefault="00AD66DC" w:rsidP="00AD66DC">
      <w:pPr>
        <w:spacing w:after="120"/>
        <w:rPr>
          <w:ins w:id="94" w:author="이 상준" w:date="2026-02-09T12:34:00Z"/>
        </w:rPr>
      </w:pPr>
      <w:ins w:id="95" w:author="이 상준" w:date="2026-02-09T12:34:00Z">
        <w:r>
          <w:t>주주2 (</w:t>
        </w:r>
        <w:proofErr w:type="spellStart"/>
        <w:r>
          <w:t>한상필</w:t>
        </w:r>
        <w:proofErr w:type="spellEnd"/>
        <w:r>
          <w:t>): [주식 수 입력 필요]주 (49%)</w:t>
        </w:r>
        <w:r>
          <w:br/>
        </w:r>
      </w:ins>
    </w:p>
    <w:p w14:paraId="7DAF467D" w14:textId="79954F2F" w:rsidR="00AD66DC" w:rsidRDefault="00AD66DC" w:rsidP="00AD66DC">
      <w:pPr>
        <w:spacing w:after="120"/>
        <w:rPr>
          <w:ins w:id="96" w:author="이 상준" w:date="2026-02-09T12:34:00Z"/>
        </w:rPr>
      </w:pPr>
      <w:ins w:id="97" w:author="이 상준" w:date="2026-02-09T12:34:00Z">
        <w:r>
          <w:t>③ 주주2의 지분은 향후 외부 투자 유치 시 주주1의 지분율 희석을 최소화하기 위한 목적으로 배정된 것임을 상호 확인한다.</w:t>
        </w:r>
      </w:ins>
    </w:p>
    <w:p w14:paraId="20460390" w14:textId="4835E732" w:rsidR="00EA4BEE" w:rsidDel="00AD66DC" w:rsidRDefault="005913E9">
      <w:pPr>
        <w:spacing w:after="120"/>
        <w:rPr>
          <w:del w:id="98" w:author="이 상준" w:date="2026-02-09T12:34:00Z"/>
        </w:rPr>
      </w:pPr>
      <w:del w:id="99" w:author="이 상준" w:date="2026-02-09T12:34:00Z">
        <w:r w:rsidDel="00AD66DC">
          <w:delText>주주1은 회사의 발행주식 [ ]주(지분비율: 51%)를 소유하고 있다.</w:delText>
        </w:r>
      </w:del>
    </w:p>
    <w:p w14:paraId="390378DD" w14:textId="79C5693B" w:rsidR="00EA4BEE" w:rsidDel="00AD66DC" w:rsidRDefault="005913E9">
      <w:pPr>
        <w:spacing w:after="120"/>
        <w:rPr>
          <w:del w:id="100" w:author="이 상준" w:date="2026-02-09T12:34:00Z"/>
        </w:rPr>
      </w:pPr>
      <w:del w:id="101" w:author="이 상준" w:date="2026-02-09T12:34:00Z">
        <w:r w:rsidDel="00AD66DC">
          <w:delText>③ 주주2는 회사의 발행주식 [ ]주(지분비율: 49%)를 소유하고 있다.</w:delText>
        </w:r>
      </w:del>
    </w:p>
    <w:p w14:paraId="5540900C" w14:textId="14260585" w:rsidR="00EA4BEE" w:rsidDel="00E43773" w:rsidRDefault="005913E9">
      <w:pPr>
        <w:pStyle w:val="2"/>
        <w:spacing w:after="120"/>
        <w:rPr>
          <w:del w:id="102" w:author="이 상준" w:date="2026-02-09T12:40:00Z"/>
        </w:rPr>
      </w:pPr>
      <w:r>
        <w:rPr>
          <w:sz w:val="22"/>
          <w:szCs w:val="22"/>
        </w:rPr>
        <w:t>제4조 (</w:t>
      </w:r>
      <w:del w:id="103" w:author="이 상준" w:date="2026-02-09T12:35:00Z">
        <w:r w:rsidDel="00AD66DC">
          <w:rPr>
            <w:rFonts w:hint="eastAsia"/>
            <w:sz w:val="22"/>
            <w:szCs w:val="22"/>
          </w:rPr>
          <w:delText>지분과 경영권의 분리</w:delText>
        </w:r>
      </w:del>
      <w:ins w:id="104" w:author="이 상준" w:date="2026-02-09T12:35:00Z">
        <w:r w:rsidR="00AD66DC">
          <w:rPr>
            <w:rFonts w:hint="eastAsia"/>
            <w:sz w:val="22"/>
            <w:szCs w:val="22"/>
          </w:rPr>
          <w:t>경</w:t>
        </w:r>
      </w:ins>
      <w:ins w:id="105" w:author="이 상준" w:date="2026-02-09T12:36:00Z">
        <w:r w:rsidR="00AD66DC">
          <w:rPr>
            <w:rFonts w:hint="eastAsia"/>
            <w:sz w:val="22"/>
            <w:szCs w:val="22"/>
          </w:rPr>
          <w:t>영</w:t>
        </w:r>
      </w:ins>
      <w:ins w:id="106" w:author="이 상준" w:date="2026-02-09T12:35:00Z">
        <w:r w:rsidR="00AD66DC">
          <w:rPr>
            <w:rFonts w:hint="eastAsia"/>
            <w:sz w:val="22"/>
            <w:szCs w:val="22"/>
          </w:rPr>
          <w:t>권 및 의결권 구속 약정</w:t>
        </w:r>
      </w:ins>
      <w:r>
        <w:rPr>
          <w:sz w:val="22"/>
          <w:szCs w:val="22"/>
        </w:rPr>
        <w:t>)</w:t>
      </w:r>
    </w:p>
    <w:p w14:paraId="04E1F643" w14:textId="77777777" w:rsidR="00AD66DC" w:rsidRDefault="00AD66DC" w:rsidP="00E43773">
      <w:pPr>
        <w:pStyle w:val="2"/>
        <w:spacing w:after="120"/>
        <w:rPr>
          <w:ins w:id="107" w:author="이 상준" w:date="2026-02-09T12:35:00Z"/>
          <w:rFonts w:hint="eastAsia"/>
        </w:rPr>
        <w:pPrChange w:id="108" w:author="이 상준" w:date="2026-02-09T12:40:00Z">
          <w:pPr>
            <w:spacing w:after="120"/>
          </w:pPr>
        </w:pPrChange>
      </w:pPr>
    </w:p>
    <w:p w14:paraId="274D757F" w14:textId="77777777" w:rsidR="00AD66DC" w:rsidRDefault="00AD66DC" w:rsidP="00AD66DC">
      <w:pPr>
        <w:spacing w:after="120"/>
        <w:rPr>
          <w:ins w:id="109" w:author="이 상준" w:date="2026-02-09T12:35:00Z"/>
        </w:rPr>
        <w:pPrChange w:id="110" w:author="이 상준" w:date="2026-02-09T12:36:00Z">
          <w:pPr/>
        </w:pPrChange>
      </w:pPr>
      <w:ins w:id="111" w:author="이 상준" w:date="2026-02-09T12:35:00Z">
        <w:r>
          <w:t xml:space="preserve">① 회사의 경영에 관한 모든 의사결정권은 대표이사인 주주1이 배타적으로 보유하며, 주주2는 회사의 경영에 일체 관여하지 아니한다. </w:t>
        </w:r>
      </w:ins>
    </w:p>
    <w:p w14:paraId="1BA2554F" w14:textId="77777777" w:rsidR="00AD66DC" w:rsidRDefault="00AD66DC" w:rsidP="00AD66DC">
      <w:pPr>
        <w:spacing w:after="120"/>
        <w:rPr>
          <w:ins w:id="112" w:author="이 상준" w:date="2026-02-09T12:36:00Z"/>
        </w:rPr>
      </w:pPr>
      <w:ins w:id="113" w:author="이 상준" w:date="2026-02-09T12:35:00Z">
        <w:r>
          <w:t xml:space="preserve">② 주주2는 본 계약의 유효기간 동안 보유 주식 전부에 대한 의결권의 행사를 주주1에게 포괄적으로 위임하며, 주주1의 의사에 따라 의결권이 행사될 수 있도록 협력하여야 한다. 이를 담보하기 위해 주주2는 주주1에게 자신을 대리하여 의결권을 행사할 수 있는 철회 불가능한 대리권을 부여한다. </w:t>
        </w:r>
      </w:ins>
    </w:p>
    <w:p w14:paraId="5E8FA534" w14:textId="77777777" w:rsidR="00AD66DC" w:rsidRDefault="00AD66DC" w:rsidP="00AD66DC">
      <w:pPr>
        <w:spacing w:after="120"/>
        <w:rPr>
          <w:ins w:id="114" w:author="이 상준" w:date="2026-02-09T12:37:00Z"/>
        </w:rPr>
      </w:pPr>
      <w:ins w:id="115" w:author="이 상준" w:date="2026-02-09T12:35:00Z">
        <w:r>
          <w:t>③ 주주2는 주주총회에 직접 참석하는 경우에도 제2항의 위임 및 약정에 따라 주주1이 지시하는 내용대로 의결권을 행사하여야 하며, 주주1의 의사에 반하는 의결권을 행사할 수 없다.</w:t>
        </w:r>
      </w:ins>
    </w:p>
    <w:p w14:paraId="601F9AA5" w14:textId="77777777" w:rsidR="00AD66DC" w:rsidRDefault="00AD66DC" w:rsidP="00AD66DC">
      <w:pPr>
        <w:spacing w:after="120"/>
        <w:rPr>
          <w:ins w:id="116" w:author="이 상준" w:date="2026-02-09T12:37:00Z"/>
        </w:rPr>
      </w:pPr>
      <w:ins w:id="117" w:author="이 상준" w:date="2026-02-09T12:35:00Z">
        <w:r>
          <w:t>④ 주주2가 제2항 또는 제3항을 위반하여 의결권을 행사하는 경우, 해당 의결권 행사는 본 계약의 중대한 위반을 구성하며, 주주1은 제13조에 따른 매수청구권을 행사할 수 있다.</w:t>
        </w:r>
      </w:ins>
    </w:p>
    <w:p w14:paraId="6BB108DB" w14:textId="377C967E" w:rsidR="00AD66DC" w:rsidRDefault="00AD66DC" w:rsidP="00AD66DC">
      <w:pPr>
        <w:spacing w:after="120"/>
        <w:rPr>
          <w:ins w:id="118" w:author="이 상준" w:date="2026-02-09T12:37:00Z"/>
        </w:rPr>
      </w:pPr>
      <w:ins w:id="119" w:author="이 상준" w:date="2026-02-09T12:35:00Z">
        <w:r>
          <w:t>⑤ 본 조의 의결권 구속 약정은 주주간 계약의 핵심적인 내용을 이루며, 주주2는 어떠한 사유로도 이를 철회하거나 변경을 주장할 수 없다.</w:t>
        </w:r>
      </w:ins>
    </w:p>
    <w:p w14:paraId="41A61E7D" w14:textId="1CEC7C87" w:rsidR="00AD66DC" w:rsidRDefault="00AD66DC" w:rsidP="00AD66DC">
      <w:pPr>
        <w:spacing w:after="120"/>
        <w:rPr>
          <w:ins w:id="120" w:author="이 상준" w:date="2026-02-09T12:37:00Z"/>
        </w:rPr>
      </w:pPr>
    </w:p>
    <w:p w14:paraId="3771F5B9" w14:textId="494033C5" w:rsidR="00AD66DC" w:rsidRPr="00E43773" w:rsidRDefault="00AD66DC" w:rsidP="00E43773">
      <w:pPr>
        <w:pStyle w:val="2"/>
        <w:spacing w:after="120"/>
        <w:rPr>
          <w:ins w:id="121" w:author="이 상준" w:date="2026-02-09T12:38:00Z"/>
          <w:sz w:val="22"/>
          <w:szCs w:val="22"/>
          <w:rPrChange w:id="122" w:author="이 상준" w:date="2026-02-09T12:39:00Z">
            <w:rPr>
              <w:ins w:id="123" w:author="이 상준" w:date="2026-02-09T12:38:00Z"/>
            </w:rPr>
          </w:rPrChange>
        </w:rPr>
        <w:pPrChange w:id="124" w:author="이 상준" w:date="2026-02-09T12:39:00Z">
          <w:pPr>
            <w:spacing w:after="120"/>
          </w:pPr>
        </w:pPrChange>
      </w:pPr>
      <w:ins w:id="125" w:author="이 상준" w:date="2026-02-09T12:37:00Z">
        <w:r w:rsidRPr="00E43773">
          <w:rPr>
            <w:rFonts w:hint="eastAsia"/>
            <w:sz w:val="22"/>
            <w:szCs w:val="22"/>
            <w:rPrChange w:id="126" w:author="이 상준" w:date="2026-02-09T12:39:00Z">
              <w:rPr>
                <w:rFonts w:hint="eastAsia"/>
              </w:rPr>
            </w:rPrChange>
          </w:rPr>
          <w:t>제</w:t>
        </w:r>
        <w:r w:rsidRPr="00E43773">
          <w:rPr>
            <w:sz w:val="22"/>
            <w:szCs w:val="22"/>
            <w:rPrChange w:id="127" w:author="이 상준" w:date="2026-02-09T12:39:00Z">
              <w:rPr/>
            </w:rPrChange>
          </w:rPr>
          <w:t>5</w:t>
        </w:r>
        <w:r w:rsidRPr="00E43773">
          <w:rPr>
            <w:rFonts w:hint="eastAsia"/>
            <w:sz w:val="22"/>
            <w:szCs w:val="22"/>
            <w:rPrChange w:id="128" w:author="이 상준" w:date="2026-02-09T12:39:00Z">
              <w:rPr>
                <w:rFonts w:hint="eastAsia"/>
              </w:rPr>
            </w:rPrChange>
          </w:rPr>
          <w:t>조</w:t>
        </w:r>
      </w:ins>
      <w:ins w:id="129" w:author="이 상준" w:date="2026-02-09T12:39:00Z">
        <w:r w:rsidR="00E43773">
          <w:rPr>
            <w:rFonts w:hint="eastAsia"/>
            <w:sz w:val="22"/>
            <w:szCs w:val="22"/>
          </w:rPr>
          <w:t xml:space="preserve"> </w:t>
        </w:r>
      </w:ins>
      <w:ins w:id="130" w:author="이 상준" w:date="2026-02-09T12:37:00Z">
        <w:r w:rsidRPr="00E43773">
          <w:rPr>
            <w:sz w:val="22"/>
            <w:szCs w:val="22"/>
            <w:rPrChange w:id="131" w:author="이 상준" w:date="2026-02-09T12:39:00Z">
              <w:rPr/>
            </w:rPrChange>
          </w:rPr>
          <w:t>(</w:t>
        </w:r>
      </w:ins>
      <w:ins w:id="132" w:author="이 상준" w:date="2026-02-09T12:38:00Z">
        <w:r w:rsidRPr="00E43773">
          <w:rPr>
            <w:rFonts w:hint="eastAsia"/>
            <w:sz w:val="22"/>
            <w:szCs w:val="22"/>
            <w:rPrChange w:id="133" w:author="이 상준" w:date="2026-02-09T12:39:00Z">
              <w:rPr>
                <w:rFonts w:hint="eastAsia"/>
              </w:rPr>
            </w:rPrChange>
          </w:rPr>
          <w:t>주주 및 회사의 기관</w:t>
        </w:r>
      </w:ins>
      <w:ins w:id="134" w:author="이 상준" w:date="2026-02-09T12:37:00Z">
        <w:r w:rsidRPr="00E43773">
          <w:rPr>
            <w:sz w:val="22"/>
            <w:szCs w:val="22"/>
            <w:rPrChange w:id="135" w:author="이 상준" w:date="2026-02-09T12:39:00Z">
              <w:rPr/>
            </w:rPrChange>
          </w:rPr>
          <w:t>)</w:t>
        </w:r>
      </w:ins>
    </w:p>
    <w:p w14:paraId="045BB25C" w14:textId="77777777" w:rsidR="00AD66DC" w:rsidRDefault="00AD66DC" w:rsidP="00AD66DC">
      <w:pPr>
        <w:spacing w:after="120"/>
        <w:rPr>
          <w:ins w:id="136" w:author="이 상준" w:date="2026-02-09T12:38:00Z"/>
        </w:rPr>
      </w:pPr>
      <w:ins w:id="137" w:author="이 상준" w:date="2026-02-09T12:38:00Z">
        <w:r>
          <w:rPr>
            <w:rFonts w:hint="eastAsia"/>
          </w:rPr>
          <w:t>①</w:t>
        </w:r>
        <w:r>
          <w:t xml:space="preserve"> 주주1은 회사의 대표이사로 취임하여 회사의 업무를 총괄한다.</w:t>
        </w:r>
      </w:ins>
    </w:p>
    <w:p w14:paraId="4CD62D6A" w14:textId="5F67D765" w:rsidR="00AD66DC" w:rsidRDefault="00AD66DC" w:rsidP="00AD66DC">
      <w:pPr>
        <w:spacing w:after="120"/>
        <w:rPr>
          <w:ins w:id="138" w:author="이 상준" w:date="2026-02-09T12:38:00Z"/>
        </w:rPr>
      </w:pPr>
      <w:ins w:id="139" w:author="이 상준" w:date="2026-02-09T12:38:00Z">
        <w:r>
          <w:rPr>
            <w:rFonts w:hint="eastAsia"/>
          </w:rPr>
          <w:t>②</w:t>
        </w:r>
        <w:r>
          <w:t xml:space="preserve"> 주주2는 회사의 이사로 등재되지 않으며, 영업 실무만을 담당한다. </w:t>
        </w:r>
      </w:ins>
    </w:p>
    <w:p w14:paraId="2305A00C" w14:textId="4F992BF9" w:rsidR="00AD66DC" w:rsidRPr="00E43773" w:rsidRDefault="00AD66DC" w:rsidP="00AD66DC">
      <w:pPr>
        <w:spacing w:after="120"/>
        <w:rPr>
          <w:ins w:id="140" w:author="이 상준" w:date="2026-02-09T12:35:00Z"/>
          <w:rFonts w:hint="eastAsia"/>
        </w:rPr>
        <w:pPrChange w:id="141" w:author="이 상준" w:date="2026-02-09T12:36:00Z">
          <w:pPr/>
        </w:pPrChange>
      </w:pPr>
      <w:ins w:id="142" w:author="이 상준" w:date="2026-02-09T12:38:00Z">
        <w:r>
          <w:rPr>
            <w:rFonts w:hint="eastAsia"/>
          </w:rPr>
          <w:t>③</w:t>
        </w:r>
        <w:r>
          <w:t xml:space="preserve"> 회사의 이사는 주주1을 포함하여 1인 또는 2인으로 구성하며, 감사는 두지 아니할 수 있</w:t>
        </w:r>
        <w:r>
          <w:lastRenderedPageBreak/>
          <w:t>다. 이사의 선임 및 해임은 제4조의 약정에 따라 주주1의 단독 의사로 결정한다.</w:t>
        </w:r>
      </w:ins>
    </w:p>
    <w:p w14:paraId="28E30D6E" w14:textId="405750F3" w:rsidR="00EA4BEE" w:rsidRPr="00E43773" w:rsidDel="00AD66DC" w:rsidRDefault="005913E9">
      <w:pPr>
        <w:spacing w:after="120"/>
        <w:rPr>
          <w:del w:id="143" w:author="이 상준" w:date="2026-02-09T12:35:00Z"/>
          <w:sz w:val="36"/>
          <w:szCs w:val="36"/>
          <w:rPrChange w:id="144" w:author="이 상준" w:date="2026-02-09T12:41:00Z">
            <w:rPr>
              <w:del w:id="145" w:author="이 상준" w:date="2026-02-09T12:35:00Z"/>
            </w:rPr>
          </w:rPrChange>
        </w:rPr>
      </w:pPr>
      <w:del w:id="146" w:author="이 상준" w:date="2026-02-09T12:35:00Z">
        <w:r w:rsidRPr="00E43773" w:rsidDel="00AD66DC">
          <w:rPr>
            <w:sz w:val="36"/>
            <w:szCs w:val="36"/>
            <w:rPrChange w:id="147" w:author="이 상준" w:date="2026-02-09T12:41:00Z">
              <w:rPr/>
            </w:rPrChange>
          </w:rPr>
          <w:delText>① 본 계약의 지분 구조는 다음과 같다:</w:delText>
        </w:r>
      </w:del>
    </w:p>
    <w:p w14:paraId="2986EC1C" w14:textId="5DA465DC" w:rsidR="00EA4BEE" w:rsidRPr="00E43773" w:rsidDel="00AD66DC" w:rsidRDefault="005913E9">
      <w:pPr>
        <w:spacing w:after="120"/>
        <w:ind w:left="720"/>
        <w:rPr>
          <w:del w:id="148" w:author="이 상준" w:date="2026-02-09T12:35:00Z"/>
          <w:sz w:val="36"/>
          <w:szCs w:val="36"/>
          <w:rPrChange w:id="149" w:author="이 상준" w:date="2026-02-09T12:41:00Z">
            <w:rPr>
              <w:del w:id="150" w:author="이 상준" w:date="2026-02-09T12:35:00Z"/>
            </w:rPr>
          </w:rPrChange>
        </w:rPr>
      </w:pPr>
      <w:del w:id="151" w:author="이 상준" w:date="2026-02-09T12:35:00Z">
        <w:r w:rsidRPr="00E43773" w:rsidDel="00AD66DC">
          <w:rPr>
            <w:sz w:val="36"/>
            <w:szCs w:val="36"/>
            <w:rPrChange w:id="152" w:author="이 상준" w:date="2026-02-09T12:41:00Z">
              <w:rPr/>
            </w:rPrChange>
          </w:rPr>
          <w:delText xml:space="preserve">  - 주주1(</w:delText>
        </w:r>
        <w:r w:rsidR="00B466E3" w:rsidRPr="00E43773" w:rsidDel="00AD66DC">
          <w:rPr>
            <w:rFonts w:hint="eastAsia"/>
            <w:sz w:val="36"/>
            <w:szCs w:val="36"/>
            <w:rPrChange w:id="153" w:author="이 상준" w:date="2026-02-09T12:41:00Z">
              <w:rPr>
                <w:rFonts w:hint="eastAsia"/>
              </w:rPr>
            </w:rPrChange>
          </w:rPr>
          <w:delText>정</w:delText>
        </w:r>
        <w:r w:rsidRPr="00E43773" w:rsidDel="00AD66DC">
          <w:rPr>
            <w:sz w:val="36"/>
            <w:szCs w:val="36"/>
            <w:rPrChange w:id="154" w:author="이 상준" w:date="2026-02-09T12:41:00Z">
              <w:rPr/>
            </w:rPrChange>
          </w:rPr>
          <w:delText>수현): 51% (경영권 보유 주주)</w:delText>
        </w:r>
      </w:del>
    </w:p>
    <w:p w14:paraId="381CBC06" w14:textId="1A03FD99" w:rsidR="00EA4BEE" w:rsidRPr="00E43773" w:rsidDel="00AD66DC" w:rsidRDefault="005913E9">
      <w:pPr>
        <w:spacing w:after="120"/>
        <w:ind w:left="720"/>
        <w:rPr>
          <w:del w:id="155" w:author="이 상준" w:date="2026-02-09T12:35:00Z"/>
          <w:sz w:val="36"/>
          <w:szCs w:val="36"/>
          <w:rPrChange w:id="156" w:author="이 상준" w:date="2026-02-09T12:41:00Z">
            <w:rPr>
              <w:del w:id="157" w:author="이 상준" w:date="2026-02-09T12:35:00Z"/>
            </w:rPr>
          </w:rPrChange>
        </w:rPr>
      </w:pPr>
      <w:del w:id="158" w:author="이 상준" w:date="2026-02-09T12:35:00Z">
        <w:r w:rsidRPr="00E43773" w:rsidDel="00AD66DC">
          <w:rPr>
            <w:sz w:val="36"/>
            <w:szCs w:val="36"/>
            <w:rPrChange w:id="159" w:author="이 상준" w:date="2026-02-09T12:41:00Z">
              <w:rPr/>
            </w:rPrChange>
          </w:rPr>
          <w:delText xml:space="preserve">  - 주주2(한상필): 49% (비경영권 주주)</w:delText>
        </w:r>
      </w:del>
    </w:p>
    <w:p w14:paraId="41660174" w14:textId="239B3C5A" w:rsidR="00EA4BEE" w:rsidRPr="00E43773" w:rsidDel="00AD66DC" w:rsidRDefault="005913E9">
      <w:pPr>
        <w:spacing w:after="120"/>
        <w:rPr>
          <w:del w:id="160" w:author="이 상준" w:date="2026-02-09T12:35:00Z"/>
          <w:sz w:val="36"/>
          <w:szCs w:val="36"/>
          <w:rPrChange w:id="161" w:author="이 상준" w:date="2026-02-09T12:41:00Z">
            <w:rPr>
              <w:del w:id="162" w:author="이 상준" w:date="2026-02-09T12:35:00Z"/>
            </w:rPr>
          </w:rPrChange>
        </w:rPr>
      </w:pPr>
      <w:del w:id="163" w:author="이 상준" w:date="2026-02-09T12:35:00Z">
        <w:r w:rsidRPr="00E43773" w:rsidDel="00AD66DC">
          <w:rPr>
            <w:sz w:val="36"/>
            <w:szCs w:val="36"/>
            <w:rPrChange w:id="164" w:author="이 상준" w:date="2026-02-09T12:41:00Z">
              <w:rPr/>
            </w:rPrChange>
          </w:rPr>
          <w:delText>② 주주2의 49% 지분은 향후 외부 투자 유치 시 구주 매각을 통한 주주1의 지분 희석 방지를 위한 버퍼로 기능한다.</w:delText>
        </w:r>
      </w:del>
    </w:p>
    <w:p w14:paraId="01529FBA" w14:textId="1493176C" w:rsidR="00EA4BEE" w:rsidRPr="00E43773" w:rsidDel="00AD66DC" w:rsidRDefault="005913E9">
      <w:pPr>
        <w:spacing w:after="120"/>
        <w:rPr>
          <w:del w:id="165" w:author="이 상준" w:date="2026-02-09T12:35:00Z"/>
          <w:sz w:val="36"/>
          <w:szCs w:val="36"/>
          <w:rPrChange w:id="166" w:author="이 상준" w:date="2026-02-09T12:41:00Z">
            <w:rPr>
              <w:del w:id="167" w:author="이 상준" w:date="2026-02-09T12:35:00Z"/>
            </w:rPr>
          </w:rPrChange>
        </w:rPr>
      </w:pPr>
      <w:del w:id="168" w:author="이 상준" w:date="2026-02-09T12:35:00Z">
        <w:r w:rsidRPr="00E43773" w:rsidDel="00AD66DC">
          <w:rPr>
            <w:sz w:val="36"/>
            <w:szCs w:val="36"/>
            <w:rPrChange w:id="169" w:author="이 상준" w:date="2026-02-09T12:41:00Z">
              <w:rPr/>
            </w:rPrChange>
          </w:rPr>
          <w:delText>③ 주주2는 다음 각 호의 권리를 포기하며, 이에 대한 의결권을 행사하지 않는다:</w:delText>
        </w:r>
      </w:del>
    </w:p>
    <w:p w14:paraId="59C65B37" w14:textId="7EDE2468" w:rsidR="00EA4BEE" w:rsidRPr="00E43773" w:rsidDel="00AD66DC" w:rsidRDefault="005913E9">
      <w:pPr>
        <w:spacing w:after="120"/>
        <w:ind w:left="720"/>
        <w:rPr>
          <w:del w:id="170" w:author="이 상준" w:date="2026-02-09T12:35:00Z"/>
          <w:sz w:val="36"/>
          <w:szCs w:val="36"/>
          <w:rPrChange w:id="171" w:author="이 상준" w:date="2026-02-09T12:41:00Z">
            <w:rPr>
              <w:del w:id="172" w:author="이 상준" w:date="2026-02-09T12:35:00Z"/>
            </w:rPr>
          </w:rPrChange>
        </w:rPr>
      </w:pPr>
      <w:del w:id="173" w:author="이 상준" w:date="2026-02-09T12:35:00Z">
        <w:r w:rsidRPr="00E43773" w:rsidDel="00AD66DC">
          <w:rPr>
            <w:sz w:val="36"/>
            <w:szCs w:val="36"/>
            <w:rPrChange w:id="174" w:author="이 상준" w:date="2026-02-09T12:41:00Z">
              <w:rPr/>
            </w:rPrChange>
          </w:rPr>
          <w:delText xml:space="preserve">  1. 회사 경영에 관한 일체의 의사결정</w:delText>
        </w:r>
      </w:del>
    </w:p>
    <w:p w14:paraId="29A6331C" w14:textId="2FD28926" w:rsidR="00EA4BEE" w:rsidRPr="00E43773" w:rsidDel="00AD66DC" w:rsidRDefault="005913E9">
      <w:pPr>
        <w:spacing w:after="120"/>
        <w:ind w:left="720"/>
        <w:rPr>
          <w:del w:id="175" w:author="이 상준" w:date="2026-02-09T12:35:00Z"/>
          <w:sz w:val="36"/>
          <w:szCs w:val="36"/>
          <w:rPrChange w:id="176" w:author="이 상준" w:date="2026-02-09T12:41:00Z">
            <w:rPr>
              <w:del w:id="177" w:author="이 상준" w:date="2026-02-09T12:35:00Z"/>
            </w:rPr>
          </w:rPrChange>
        </w:rPr>
      </w:pPr>
      <w:del w:id="178" w:author="이 상준" w:date="2026-02-09T12:35:00Z">
        <w:r w:rsidRPr="00E43773" w:rsidDel="00AD66DC">
          <w:rPr>
            <w:sz w:val="36"/>
            <w:szCs w:val="36"/>
            <w:rPrChange w:id="179" w:author="이 상준" w:date="2026-02-09T12:41:00Z">
              <w:rPr/>
            </w:rPrChange>
          </w:rPr>
          <w:delText xml:space="preserve">  2. 대표이사의 선임 및 해임에 관한 사항</w:delText>
        </w:r>
      </w:del>
    </w:p>
    <w:p w14:paraId="68038E37" w14:textId="2AA0C372" w:rsidR="00EA4BEE" w:rsidRPr="00E43773" w:rsidDel="00AD66DC" w:rsidRDefault="005913E9">
      <w:pPr>
        <w:spacing w:after="120"/>
        <w:ind w:left="720"/>
        <w:rPr>
          <w:del w:id="180" w:author="이 상준" w:date="2026-02-09T12:35:00Z"/>
          <w:sz w:val="36"/>
          <w:szCs w:val="36"/>
          <w:rPrChange w:id="181" w:author="이 상준" w:date="2026-02-09T12:41:00Z">
            <w:rPr>
              <w:del w:id="182" w:author="이 상준" w:date="2026-02-09T12:35:00Z"/>
            </w:rPr>
          </w:rPrChange>
        </w:rPr>
      </w:pPr>
      <w:del w:id="183" w:author="이 상준" w:date="2026-02-09T12:35:00Z">
        <w:r w:rsidRPr="00E43773" w:rsidDel="00AD66DC">
          <w:rPr>
            <w:sz w:val="36"/>
            <w:szCs w:val="36"/>
            <w:rPrChange w:id="184" w:author="이 상준" w:date="2026-02-09T12:41:00Z">
              <w:rPr/>
            </w:rPrChange>
          </w:rPr>
          <w:delText xml:space="preserve">  3. 임직원의 채용, 해고 및 보수 결정에 관한 사항</w:delText>
        </w:r>
      </w:del>
    </w:p>
    <w:p w14:paraId="6B73B409" w14:textId="5D8DABA5" w:rsidR="00EA4BEE" w:rsidRPr="00E43773" w:rsidDel="00AD66DC" w:rsidRDefault="005913E9">
      <w:pPr>
        <w:spacing w:after="120"/>
        <w:ind w:left="720"/>
        <w:rPr>
          <w:del w:id="185" w:author="이 상준" w:date="2026-02-09T12:35:00Z"/>
          <w:sz w:val="36"/>
          <w:szCs w:val="36"/>
          <w:rPrChange w:id="186" w:author="이 상준" w:date="2026-02-09T12:41:00Z">
            <w:rPr>
              <w:del w:id="187" w:author="이 상준" w:date="2026-02-09T12:35:00Z"/>
            </w:rPr>
          </w:rPrChange>
        </w:rPr>
      </w:pPr>
      <w:del w:id="188" w:author="이 상준" w:date="2026-02-09T12:35:00Z">
        <w:r w:rsidRPr="00E43773" w:rsidDel="00AD66DC">
          <w:rPr>
            <w:sz w:val="36"/>
            <w:szCs w:val="36"/>
            <w:rPrChange w:id="189" w:author="이 상준" w:date="2026-02-09T12:41:00Z">
              <w:rPr/>
            </w:rPrChange>
          </w:rPr>
          <w:delText xml:space="preserve">  4. 사업 전략 수립, 변경 및 신규 사업 진출에 관한 사항</w:delText>
        </w:r>
      </w:del>
    </w:p>
    <w:p w14:paraId="50CEB83A" w14:textId="519F6507" w:rsidR="00EA4BEE" w:rsidRPr="00E43773" w:rsidDel="00AD66DC" w:rsidRDefault="005913E9">
      <w:pPr>
        <w:spacing w:after="120"/>
        <w:ind w:left="720"/>
        <w:rPr>
          <w:del w:id="190" w:author="이 상준" w:date="2026-02-09T12:35:00Z"/>
          <w:sz w:val="36"/>
          <w:szCs w:val="36"/>
          <w:rPrChange w:id="191" w:author="이 상준" w:date="2026-02-09T12:41:00Z">
            <w:rPr>
              <w:del w:id="192" w:author="이 상준" w:date="2026-02-09T12:35:00Z"/>
            </w:rPr>
          </w:rPrChange>
        </w:rPr>
      </w:pPr>
      <w:del w:id="193" w:author="이 상준" w:date="2026-02-09T12:35:00Z">
        <w:r w:rsidRPr="00E43773" w:rsidDel="00AD66DC">
          <w:rPr>
            <w:sz w:val="36"/>
            <w:szCs w:val="36"/>
            <w:rPrChange w:id="194" w:author="이 상준" w:date="2026-02-09T12:41:00Z">
              <w:rPr/>
            </w:rPrChange>
          </w:rPr>
          <w:delText xml:space="preserve">  5. 회사 자산의 취득, 처분 및 관리에 관한 사항</w:delText>
        </w:r>
      </w:del>
    </w:p>
    <w:p w14:paraId="257E65C2" w14:textId="4011412F" w:rsidR="00EA4BEE" w:rsidRPr="00E43773" w:rsidDel="00AD66DC" w:rsidRDefault="005913E9">
      <w:pPr>
        <w:spacing w:after="120"/>
        <w:rPr>
          <w:del w:id="195" w:author="이 상준" w:date="2026-02-09T12:35:00Z"/>
          <w:sz w:val="36"/>
          <w:szCs w:val="36"/>
          <w:rPrChange w:id="196" w:author="이 상준" w:date="2026-02-09T12:41:00Z">
            <w:rPr>
              <w:del w:id="197" w:author="이 상준" w:date="2026-02-09T12:35:00Z"/>
            </w:rPr>
          </w:rPrChange>
        </w:rPr>
      </w:pPr>
      <w:del w:id="198" w:author="이 상준" w:date="2026-02-09T12:35:00Z">
        <w:r w:rsidRPr="00E43773" w:rsidDel="00AD66DC">
          <w:rPr>
            <w:sz w:val="36"/>
            <w:szCs w:val="36"/>
            <w:rPrChange w:id="199" w:author="이 상준" w:date="2026-02-09T12:41:00Z">
              <w:rPr/>
            </w:rPrChange>
          </w:rPr>
          <w:delText>④ 전항의 의결권 포기는 본 계약의 존속 기간 동안 철회할 수 없다.</w:delText>
        </w:r>
      </w:del>
    </w:p>
    <w:p w14:paraId="7D129166" w14:textId="6CA2D882" w:rsidR="00EA4BEE" w:rsidRPr="00E43773" w:rsidDel="00AD66DC" w:rsidRDefault="005913E9">
      <w:pPr>
        <w:rPr>
          <w:del w:id="200" w:author="이 상준" w:date="2026-02-09T12:35:00Z"/>
          <w:rFonts w:hint="eastAsia"/>
          <w:sz w:val="36"/>
          <w:szCs w:val="36"/>
          <w:rPrChange w:id="201" w:author="이 상준" w:date="2026-02-09T12:41:00Z">
            <w:rPr>
              <w:del w:id="202" w:author="이 상준" w:date="2026-02-09T12:35:00Z"/>
              <w:rFonts w:hint="eastAsia"/>
            </w:rPr>
          </w:rPrChange>
        </w:rPr>
      </w:pPr>
      <w:del w:id="203" w:author="이 상준" w:date="2026-02-09T12:35:00Z">
        <w:r w:rsidRPr="00E43773" w:rsidDel="00AD66DC">
          <w:rPr>
            <w:sz w:val="36"/>
            <w:szCs w:val="36"/>
            <w:rPrChange w:id="204" w:author="이 상준" w:date="2026-02-09T12:41:00Z">
              <w:rPr/>
            </w:rPrChange>
          </w:rPr>
          <w:br w:type="page"/>
        </w:r>
      </w:del>
    </w:p>
    <w:p w14:paraId="4C60F2A9" w14:textId="2E96D986" w:rsidR="00EA4BEE" w:rsidRPr="00E43773" w:rsidRDefault="005913E9">
      <w:pPr>
        <w:pStyle w:val="1"/>
        <w:spacing w:after="120"/>
        <w:rPr>
          <w:rFonts w:hint="eastAsia"/>
          <w:sz w:val="36"/>
          <w:szCs w:val="36"/>
          <w:rPrChange w:id="205" w:author="이 상준" w:date="2026-02-09T12:41:00Z">
            <w:rPr>
              <w:rFonts w:hint="eastAsia"/>
            </w:rPr>
          </w:rPrChange>
        </w:rPr>
      </w:pPr>
      <w:r w:rsidRPr="00E43773">
        <w:rPr>
          <w:sz w:val="24"/>
          <w:szCs w:val="24"/>
          <w:rPrChange w:id="206" w:author="이 상준" w:date="2026-02-09T12:41:00Z">
            <w:rPr>
              <w:sz w:val="22"/>
              <w:szCs w:val="22"/>
            </w:rPr>
          </w:rPrChange>
        </w:rPr>
        <w:t xml:space="preserve">제3장 </w:t>
      </w:r>
      <w:del w:id="207" w:author="이 상준" w:date="2026-02-09T12:38:00Z">
        <w:r w:rsidRPr="00E43773" w:rsidDel="00E43773">
          <w:rPr>
            <w:rFonts w:hint="eastAsia"/>
            <w:sz w:val="24"/>
            <w:szCs w:val="24"/>
            <w:rPrChange w:id="208" w:author="이 상준" w:date="2026-02-09T12:41:00Z">
              <w:rPr>
                <w:rFonts w:hint="eastAsia"/>
                <w:sz w:val="22"/>
                <w:szCs w:val="22"/>
              </w:rPr>
            </w:rPrChange>
          </w:rPr>
          <w:delText>업무</w:delText>
        </w:r>
      </w:del>
      <w:ins w:id="209" w:author="이 상준" w:date="2026-02-09T12:38:00Z">
        <w:r w:rsidR="00E43773" w:rsidRPr="00E43773">
          <w:rPr>
            <w:rFonts w:hint="eastAsia"/>
            <w:sz w:val="24"/>
            <w:szCs w:val="24"/>
            <w:rPrChange w:id="210" w:author="이 상준" w:date="2026-02-09T12:41:00Z">
              <w:rPr>
                <w:rFonts w:hint="eastAsia"/>
                <w:sz w:val="22"/>
                <w:szCs w:val="22"/>
              </w:rPr>
            </w:rPrChange>
          </w:rPr>
          <w:t>주주의 역할 및 의무</w:t>
        </w:r>
      </w:ins>
    </w:p>
    <w:p w14:paraId="3E4A19EE" w14:textId="135DC3DD" w:rsidR="00EA4BEE" w:rsidRDefault="005913E9">
      <w:pPr>
        <w:pStyle w:val="2"/>
        <w:spacing w:after="120"/>
      </w:pPr>
      <w:r>
        <w:rPr>
          <w:sz w:val="22"/>
          <w:szCs w:val="22"/>
        </w:rPr>
        <w:t>제</w:t>
      </w:r>
      <w:ins w:id="211" w:author="이 상준" w:date="2026-02-09T12:38:00Z">
        <w:r w:rsidR="00E43773">
          <w:rPr>
            <w:sz w:val="22"/>
            <w:szCs w:val="22"/>
          </w:rPr>
          <w:t>6</w:t>
        </w:r>
      </w:ins>
      <w:del w:id="212" w:author="이 상준" w:date="2026-02-09T12:38:00Z">
        <w:r w:rsidDel="00E43773">
          <w:rPr>
            <w:sz w:val="22"/>
            <w:szCs w:val="22"/>
          </w:rPr>
          <w:delText>5</w:delText>
        </w:r>
      </w:del>
      <w:r>
        <w:rPr>
          <w:sz w:val="22"/>
          <w:szCs w:val="22"/>
        </w:rPr>
        <w:t>조 (</w:t>
      </w:r>
      <w:del w:id="213" w:author="이 상준" w:date="2026-02-09T12:39:00Z">
        <w:r w:rsidDel="00E43773">
          <w:rPr>
            <w:rFonts w:hint="eastAsia"/>
            <w:sz w:val="22"/>
            <w:szCs w:val="22"/>
          </w:rPr>
          <w:delText>업무 분장</w:delText>
        </w:r>
      </w:del>
      <w:ins w:id="214" w:author="이 상준" w:date="2026-02-09T12:39:00Z">
        <w:r w:rsidR="00E43773">
          <w:rPr>
            <w:rFonts w:hint="eastAsia"/>
            <w:sz w:val="22"/>
            <w:szCs w:val="22"/>
          </w:rPr>
          <w:t>주주1의 역할과 권한</w:t>
        </w:r>
      </w:ins>
      <w:r>
        <w:rPr>
          <w:sz w:val="22"/>
          <w:szCs w:val="22"/>
        </w:rPr>
        <w:t>)</w:t>
      </w:r>
    </w:p>
    <w:p w14:paraId="59FC1DC9" w14:textId="77777777" w:rsidR="00E43773" w:rsidRDefault="00E43773" w:rsidP="00E43773">
      <w:pPr>
        <w:rPr>
          <w:ins w:id="215" w:author="이 상준" w:date="2026-02-09T12:39:00Z"/>
        </w:rPr>
      </w:pPr>
      <w:ins w:id="216" w:author="이 상준" w:date="2026-02-09T12:39:00Z">
        <w:r>
          <w:t>주주1은 대표이사로서 회사의 사업 전략 수립, 인사, 재무, 회계, 자금 조달 등 경영에 관한 모든 사항을 총괄하고 이에 대한 최종 의사결정권을 가진다.</w:t>
        </w:r>
      </w:ins>
    </w:p>
    <w:p w14:paraId="3BD1A5D0" w14:textId="2A1782CA" w:rsidR="00EA4BEE" w:rsidDel="00E43773" w:rsidRDefault="005913E9">
      <w:pPr>
        <w:spacing w:after="120"/>
        <w:rPr>
          <w:del w:id="217" w:author="이 상준" w:date="2026-02-09T12:39:00Z"/>
        </w:rPr>
      </w:pPr>
      <w:del w:id="218" w:author="이 상준" w:date="2026-02-09T12:39:00Z">
        <w:r w:rsidDel="00E43773">
          <w:delText>① 주주1은 대표이사로서 인사, 조직관리, 재무·회계, 자금 유치 등 회사 업무를 총괄한다.</w:delText>
        </w:r>
      </w:del>
    </w:p>
    <w:p w14:paraId="74D2FB0B" w14:textId="1E8FA081" w:rsidR="00EA4BEE" w:rsidDel="00E43773" w:rsidRDefault="005913E9">
      <w:pPr>
        <w:spacing w:after="120"/>
        <w:rPr>
          <w:del w:id="219" w:author="이 상준" w:date="2026-02-09T12:39:00Z"/>
        </w:rPr>
      </w:pPr>
      <w:del w:id="220" w:author="이 상준" w:date="2026-02-09T12:39:00Z">
        <w:r w:rsidDel="00E43773">
          <w:delText>② 주주2는 영업 업무만을 담당하며, 신규 고객 유치 및 매출 확대를 위한 영업 활동에 전념한다.</w:delText>
        </w:r>
      </w:del>
    </w:p>
    <w:p w14:paraId="5CF5D712" w14:textId="54171F9D" w:rsidR="00EA4BEE" w:rsidDel="00E43773" w:rsidRDefault="005913E9">
      <w:pPr>
        <w:spacing w:after="120"/>
        <w:rPr>
          <w:del w:id="221" w:author="이 상준" w:date="2026-02-09T12:39:00Z"/>
        </w:rPr>
      </w:pPr>
      <w:del w:id="222" w:author="이 상준" w:date="2026-02-09T12:39:00Z">
        <w:r w:rsidDel="00E43773">
          <w:delText>③ 주주2는 경영에 관한 일체의 의사결정에 관여하지 아니하며, 대표이사의 업무 수행에 간섭하지 아니한다.</w:delText>
        </w:r>
      </w:del>
    </w:p>
    <w:p w14:paraId="5E48B3F7" w14:textId="3F02657C" w:rsidR="00EA4BEE" w:rsidDel="00E43773" w:rsidRDefault="005913E9">
      <w:pPr>
        <w:spacing w:after="120"/>
        <w:rPr>
          <w:del w:id="223" w:author="이 상준" w:date="2026-02-09T12:39:00Z"/>
        </w:rPr>
      </w:pPr>
      <w:del w:id="224" w:author="이 상준" w:date="2026-02-09T12:39:00Z">
        <w:r w:rsidDel="00E43773">
          <w:delText>④ 각 주주는 담당한 회사의 업무를 성실하게 수행하여야 한다.</w:delText>
        </w:r>
      </w:del>
    </w:p>
    <w:p w14:paraId="262CF02F" w14:textId="12627CEE" w:rsidR="00EA4BEE" w:rsidRDefault="005913E9">
      <w:pPr>
        <w:pStyle w:val="2"/>
        <w:spacing w:after="120"/>
      </w:pPr>
      <w:r>
        <w:rPr>
          <w:sz w:val="22"/>
          <w:szCs w:val="22"/>
        </w:rPr>
        <w:t>제</w:t>
      </w:r>
      <w:ins w:id="225" w:author="이 상준" w:date="2026-02-09T12:40:00Z">
        <w:r w:rsidR="00E43773">
          <w:rPr>
            <w:sz w:val="22"/>
            <w:szCs w:val="22"/>
          </w:rPr>
          <w:t>7</w:t>
        </w:r>
      </w:ins>
      <w:del w:id="226" w:author="이 상준" w:date="2026-02-09T12:39:00Z">
        <w:r w:rsidDel="00E43773">
          <w:rPr>
            <w:sz w:val="22"/>
            <w:szCs w:val="22"/>
          </w:rPr>
          <w:delText>6</w:delText>
        </w:r>
      </w:del>
      <w:r>
        <w:rPr>
          <w:sz w:val="22"/>
          <w:szCs w:val="22"/>
        </w:rPr>
        <w:t>조 (</w:t>
      </w:r>
      <w:ins w:id="227" w:author="이 상준" w:date="2026-02-09T12:40:00Z">
        <w:r w:rsidR="00E43773">
          <w:rPr>
            <w:rFonts w:hint="eastAsia"/>
            <w:sz w:val="22"/>
            <w:szCs w:val="22"/>
          </w:rPr>
          <w:t>주주2의 역할과 의무</w:t>
        </w:r>
      </w:ins>
      <w:del w:id="228" w:author="이 상준" w:date="2026-02-09T12:40:00Z">
        <w:r w:rsidDel="00E43773">
          <w:rPr>
            <w:sz w:val="22"/>
            <w:szCs w:val="22"/>
          </w:rPr>
          <w:delText>의사결정</w:delText>
        </w:r>
      </w:del>
      <w:r>
        <w:rPr>
          <w:sz w:val="22"/>
          <w:szCs w:val="22"/>
        </w:rPr>
        <w:t>)</w:t>
      </w:r>
    </w:p>
    <w:p w14:paraId="465962A5" w14:textId="77777777" w:rsidR="00E43773" w:rsidRPr="00E43773" w:rsidRDefault="00E43773" w:rsidP="00E43773">
      <w:pPr>
        <w:spacing w:after="120"/>
        <w:rPr>
          <w:ins w:id="229" w:author="이 상준" w:date="2026-02-09T12:40:00Z"/>
          <w:rPrChange w:id="230" w:author="이 상준" w:date="2026-02-09T12:40:00Z">
            <w:rPr>
              <w:ins w:id="231" w:author="이 상준" w:date="2026-02-09T12:40:00Z"/>
              <w:sz w:val="32"/>
              <w:szCs w:val="32"/>
            </w:rPr>
          </w:rPrChange>
        </w:rPr>
        <w:pPrChange w:id="232" w:author="이 상준" w:date="2026-02-09T12:40:00Z">
          <w:pPr>
            <w:pStyle w:val="2"/>
            <w:spacing w:after="120"/>
          </w:pPr>
        </w:pPrChange>
      </w:pPr>
      <w:ins w:id="233" w:author="이 상준" w:date="2026-02-09T12:40:00Z">
        <w:r w:rsidRPr="00E43773">
          <w:rPr>
            <w:rFonts w:hint="eastAsia"/>
            <w:rPrChange w:id="234" w:author="이 상준" w:date="2026-02-09T12:40:00Z">
              <w:rPr>
                <w:rFonts w:hint="eastAsia"/>
                <w:sz w:val="32"/>
                <w:szCs w:val="32"/>
              </w:rPr>
            </w:rPrChange>
          </w:rPr>
          <w:t>①</w:t>
        </w:r>
        <w:r w:rsidRPr="00E43773">
          <w:rPr>
            <w:rPrChange w:id="235" w:author="이 상준" w:date="2026-02-09T12:40:00Z">
              <w:rPr>
                <w:sz w:val="32"/>
                <w:szCs w:val="32"/>
              </w:rPr>
            </w:rPrChange>
          </w:rPr>
          <w:t xml:space="preserve"> 주주2는 회사의 영업 실무를 전담하며, 신규 고객 유치 및 매출 증대를 위한 영업 활동에 성실히 임하여야 한다.</w:t>
        </w:r>
      </w:ins>
    </w:p>
    <w:p w14:paraId="6E2A27B5" w14:textId="3ED6F642" w:rsidR="00E43773" w:rsidRPr="00E43773" w:rsidRDefault="00E43773" w:rsidP="00E43773">
      <w:pPr>
        <w:spacing w:after="120"/>
        <w:rPr>
          <w:ins w:id="236" w:author="이 상준" w:date="2026-02-09T12:40:00Z"/>
          <w:rPrChange w:id="237" w:author="이 상준" w:date="2026-02-09T12:40:00Z">
            <w:rPr>
              <w:ins w:id="238" w:author="이 상준" w:date="2026-02-09T12:40:00Z"/>
              <w:sz w:val="32"/>
              <w:szCs w:val="32"/>
            </w:rPr>
          </w:rPrChange>
        </w:rPr>
        <w:pPrChange w:id="239" w:author="이 상준" w:date="2026-02-09T12:40:00Z">
          <w:pPr>
            <w:pStyle w:val="2"/>
            <w:spacing w:after="120"/>
          </w:pPr>
        </w:pPrChange>
      </w:pPr>
      <w:ins w:id="240" w:author="이 상준" w:date="2026-02-09T12:40:00Z">
        <w:r w:rsidRPr="00E43773">
          <w:rPr>
            <w:rFonts w:hint="eastAsia"/>
            <w:rPrChange w:id="241" w:author="이 상준" w:date="2026-02-09T12:40:00Z">
              <w:rPr>
                <w:rFonts w:hint="eastAsia"/>
                <w:sz w:val="32"/>
                <w:szCs w:val="32"/>
              </w:rPr>
            </w:rPrChange>
          </w:rPr>
          <w:t>②</w:t>
        </w:r>
        <w:r w:rsidRPr="00E43773">
          <w:rPr>
            <w:rPrChange w:id="242" w:author="이 상준" w:date="2026-02-09T12:40:00Z">
              <w:rPr>
                <w:sz w:val="32"/>
                <w:szCs w:val="32"/>
              </w:rPr>
            </w:rPrChange>
          </w:rPr>
          <w:t xml:space="preserve"> 주주2는 분기별로 자신의 영업 활동 내역(핵심 영업 및 확장 영업의 구성 비율 포함)을 정리하여 주주1에게 서면으로 보고하여야 한다. </w:t>
        </w:r>
      </w:ins>
    </w:p>
    <w:p w14:paraId="250712AB" w14:textId="24AFA5D7" w:rsidR="00EA4BEE" w:rsidDel="00E43773" w:rsidRDefault="00E43773">
      <w:pPr>
        <w:pStyle w:val="1"/>
        <w:spacing w:after="120"/>
        <w:rPr>
          <w:del w:id="243" w:author="이 상준" w:date="2026-02-09T12:40:00Z"/>
        </w:rPr>
      </w:pPr>
      <w:ins w:id="244" w:author="이 상준" w:date="2026-02-09T12:40:00Z">
        <w:r w:rsidRPr="00E43773">
          <w:rPr>
            <w:rFonts w:hint="eastAsia"/>
            <w:sz w:val="22"/>
            <w:szCs w:val="22"/>
            <w:rPrChange w:id="245" w:author="이 상준" w:date="2026-02-09T12:40:00Z">
              <w:rPr>
                <w:rFonts w:hint="eastAsia"/>
              </w:rPr>
            </w:rPrChange>
          </w:rPr>
          <w:t>③</w:t>
        </w:r>
        <w:r w:rsidRPr="00E43773">
          <w:rPr>
            <w:sz w:val="22"/>
            <w:szCs w:val="22"/>
            <w:rPrChange w:id="246" w:author="이 상준" w:date="2026-02-09T12:40:00Z">
              <w:rPr/>
            </w:rPrChange>
          </w:rPr>
          <w:t xml:space="preserve"> 주주2는 경영에 관한 일체의 의사결정에 관여하지 아니하며, 주주1의 업무 수행에 부당하게 간섭하여서는 아니 된다.</w:t>
        </w:r>
      </w:ins>
      <w:del w:id="247" w:author="이 상준" w:date="2026-02-09T12:40:00Z">
        <w:r w:rsidR="005913E9" w:rsidDel="00E43773">
          <w:delText>① 회사의 경영에 관한 모든 의사결정은 주주1(경영권 보유 주주)이 단독으로 결정한다. 주주2의 동의나 합의는 요구되지 아니한다.</w:delText>
        </w:r>
      </w:del>
    </w:p>
    <w:p w14:paraId="1B63EA90" w14:textId="2F5872D5" w:rsidR="00EA4BEE" w:rsidDel="00E43773" w:rsidRDefault="005913E9">
      <w:pPr>
        <w:pStyle w:val="1"/>
        <w:spacing w:after="120"/>
        <w:rPr>
          <w:del w:id="248" w:author="이 상준" w:date="2026-02-09T12:40:00Z"/>
        </w:rPr>
      </w:pPr>
      <w:del w:id="249" w:author="이 상준" w:date="2026-02-09T12:40:00Z">
        <w:r w:rsidDel="00E43773">
          <w:delText>② 다음 각 호의 사항을 포함한 모든 주요 의사결정은 주주1이 단독으로 행한다:</w:delText>
        </w:r>
      </w:del>
    </w:p>
    <w:p w14:paraId="6F3A24BA" w14:textId="249FDB20" w:rsidR="00E43773" w:rsidRDefault="00E43773">
      <w:pPr>
        <w:spacing w:after="120"/>
        <w:rPr>
          <w:ins w:id="250" w:author="이 상준" w:date="2026-02-09T12:41:00Z"/>
          <w:b/>
          <w:bCs/>
          <w:sz w:val="32"/>
          <w:szCs w:val="32"/>
        </w:rPr>
      </w:pPr>
    </w:p>
    <w:p w14:paraId="1038A468" w14:textId="77777777" w:rsidR="00E43773" w:rsidRPr="00E43773" w:rsidRDefault="00E43773" w:rsidP="00E43773">
      <w:pPr>
        <w:pStyle w:val="2"/>
        <w:spacing w:after="120"/>
        <w:rPr>
          <w:ins w:id="251" w:author="이 상준" w:date="2026-02-09T12:41:00Z"/>
          <w:sz w:val="22"/>
          <w:szCs w:val="22"/>
          <w:rPrChange w:id="252" w:author="이 상준" w:date="2026-02-09T12:42:00Z">
            <w:rPr>
              <w:ins w:id="253" w:author="이 상준" w:date="2026-02-09T12:41:00Z"/>
            </w:rPr>
          </w:rPrChange>
        </w:rPr>
        <w:pPrChange w:id="254" w:author="이 상준" w:date="2026-02-09T12:42:00Z">
          <w:pPr>
            <w:spacing w:after="120"/>
          </w:pPr>
        </w:pPrChange>
      </w:pPr>
      <w:ins w:id="255" w:author="이 상준" w:date="2026-02-09T12:41:00Z">
        <w:r w:rsidRPr="00E43773">
          <w:rPr>
            <w:rFonts w:hint="eastAsia"/>
            <w:sz w:val="22"/>
            <w:szCs w:val="22"/>
            <w:rPrChange w:id="256" w:author="이 상준" w:date="2026-02-09T12:42:00Z">
              <w:rPr>
                <w:rFonts w:hint="eastAsia"/>
              </w:rPr>
            </w:rPrChange>
          </w:rPr>
          <w:t>제</w:t>
        </w:r>
        <w:r w:rsidRPr="00E43773">
          <w:rPr>
            <w:sz w:val="22"/>
            <w:szCs w:val="22"/>
            <w:rPrChange w:id="257" w:author="이 상준" w:date="2026-02-09T12:42:00Z">
              <w:rPr/>
            </w:rPrChange>
          </w:rPr>
          <w:t>8조 (자금 출자 의무)</w:t>
        </w:r>
      </w:ins>
    </w:p>
    <w:p w14:paraId="6807D816" w14:textId="3E21EC03" w:rsidR="00E43773" w:rsidRDefault="00E43773" w:rsidP="00E43773">
      <w:pPr>
        <w:spacing w:after="120"/>
        <w:rPr>
          <w:ins w:id="258" w:author="이 상준" w:date="2026-02-09T12:41:00Z"/>
        </w:rPr>
      </w:pPr>
      <w:ins w:id="259" w:author="이 상준" w:date="2026-02-09T12:41:00Z">
        <w:r>
          <w:rPr>
            <w:rFonts w:hint="eastAsia"/>
          </w:rPr>
          <w:t>①</w:t>
        </w:r>
        <w:r>
          <w:t xml:space="preserve"> 주주2는 회사 설립 후 [기간 입력 필요] 이내에 회사 명의의 법인 계좌에 금 [금액 입력 필요]원을 영업활동을 위한 초기 자금으로 출자(가수금 또는 증자 등)하여야 한다. </w:t>
        </w:r>
      </w:ins>
    </w:p>
    <w:p w14:paraId="0FF9A793" w14:textId="77777777" w:rsidR="00E43773" w:rsidRDefault="00E43773" w:rsidP="00E43773">
      <w:pPr>
        <w:spacing w:after="120"/>
        <w:rPr>
          <w:ins w:id="260" w:author="이 상준" w:date="2026-02-09T12:41:00Z"/>
        </w:rPr>
      </w:pPr>
      <w:ins w:id="261" w:author="이 상준" w:date="2026-02-09T12:41:00Z">
        <w:r>
          <w:rPr>
            <w:rFonts w:hint="eastAsia"/>
          </w:rPr>
          <w:t>②</w:t>
        </w:r>
        <w:r>
          <w:t xml:space="preserve"> 주주2는 자신의 영업 활동에 직접적으로 필요한 인력의 채용 및 관련 비용(인건비 포함)을 정부지원사업 유치 또는 신규 영업 건 확보를 통해 조달하여 부담하는 것을 원칙으로 한다.</w:t>
        </w:r>
      </w:ins>
    </w:p>
    <w:p w14:paraId="779E753C" w14:textId="09AAB628" w:rsidR="00E43773" w:rsidRDefault="00E43773" w:rsidP="00E43773">
      <w:pPr>
        <w:spacing w:after="120"/>
        <w:rPr>
          <w:ins w:id="262" w:author="이 상준" w:date="2026-02-09T12:41:00Z"/>
        </w:rPr>
      </w:pPr>
      <w:ins w:id="263" w:author="이 상준" w:date="2026-02-09T12:41:00Z">
        <w:r>
          <w:rPr>
            <w:rFonts w:hint="eastAsia"/>
          </w:rPr>
          <w:t>③</w:t>
        </w:r>
        <w:r>
          <w:t xml:space="preserve"> 주주1의 개인 자금은 어떠한 경우에도 회사의 운영 자금으로 사용되지 아니하며, 회사의 운영에 필요한 자금은 회사의 영업이익, 주주2의 출자금 또는 외부 투자 유치를 통해 충당한다</w:t>
        </w:r>
      </w:ins>
      <w:ins w:id="264" w:author="이 상준" w:date="2026-02-09T12:42:00Z">
        <w:r>
          <w:t>.</w:t>
        </w:r>
      </w:ins>
    </w:p>
    <w:p w14:paraId="15047FE7" w14:textId="77777777" w:rsidR="00E43773" w:rsidRDefault="00E43773" w:rsidP="00E43773">
      <w:pPr>
        <w:spacing w:after="120"/>
        <w:rPr>
          <w:ins w:id="265" w:author="이 상준" w:date="2026-02-09T12:41:00Z"/>
        </w:rPr>
      </w:pPr>
      <w:ins w:id="266" w:author="이 상준" w:date="2026-02-09T12:41:00Z">
        <w:r>
          <w:rPr>
            <w:rFonts w:hint="eastAsia"/>
          </w:rPr>
          <w:t>④</w:t>
        </w:r>
        <w:r>
          <w:t xml:space="preserve"> 주주2가 정당한 사유 없이 제1항의 출자 의무를 지체하는 경우, 이는 본 계약의 중대한 위반에 해당하여 주주1은 제13조에 따른 매수청구권을 행사할 수 있다.</w:t>
        </w:r>
      </w:ins>
    </w:p>
    <w:p w14:paraId="68AB7331" w14:textId="77777777" w:rsidR="00E43773" w:rsidRPr="00E43773" w:rsidRDefault="00E43773" w:rsidP="00E43773">
      <w:pPr>
        <w:pStyle w:val="2"/>
        <w:spacing w:after="120"/>
        <w:rPr>
          <w:ins w:id="267" w:author="이 상준" w:date="2026-02-09T12:41:00Z"/>
          <w:sz w:val="22"/>
          <w:szCs w:val="22"/>
          <w:rPrChange w:id="268" w:author="이 상준" w:date="2026-02-09T12:42:00Z">
            <w:rPr>
              <w:ins w:id="269" w:author="이 상준" w:date="2026-02-09T12:41:00Z"/>
            </w:rPr>
          </w:rPrChange>
        </w:rPr>
        <w:pPrChange w:id="270" w:author="이 상준" w:date="2026-02-09T12:42:00Z">
          <w:pPr>
            <w:spacing w:after="120"/>
          </w:pPr>
        </w:pPrChange>
      </w:pPr>
      <w:ins w:id="271" w:author="이 상준" w:date="2026-02-09T12:41:00Z">
        <w:r w:rsidRPr="00E43773">
          <w:rPr>
            <w:rFonts w:hint="eastAsia"/>
            <w:sz w:val="22"/>
            <w:szCs w:val="22"/>
            <w:rPrChange w:id="272" w:author="이 상준" w:date="2026-02-09T12:42:00Z">
              <w:rPr>
                <w:rFonts w:hint="eastAsia"/>
              </w:rPr>
            </w:rPrChange>
          </w:rPr>
          <w:t>제</w:t>
        </w:r>
        <w:r w:rsidRPr="00E43773">
          <w:rPr>
            <w:sz w:val="22"/>
            <w:szCs w:val="22"/>
            <w:rPrChange w:id="273" w:author="이 상준" w:date="2026-02-09T12:42:00Z">
              <w:rPr/>
            </w:rPrChange>
          </w:rPr>
          <w:t>9조 (배당)</w:t>
        </w:r>
      </w:ins>
    </w:p>
    <w:p w14:paraId="146F1A6F" w14:textId="1216D3AA" w:rsidR="00E43773" w:rsidRDefault="00E43773" w:rsidP="00E43773">
      <w:pPr>
        <w:spacing w:after="120"/>
        <w:rPr>
          <w:ins w:id="274" w:author="이 상준" w:date="2026-02-09T12:41:00Z"/>
        </w:rPr>
      </w:pPr>
      <w:ins w:id="275" w:author="이 상준" w:date="2026-02-09T12:41:00Z">
        <w:r>
          <w:rPr>
            <w:rFonts w:hint="eastAsia"/>
          </w:rPr>
          <w:t>①</w:t>
        </w:r>
        <w:r>
          <w:t xml:space="preserve"> 주주에 대한 이익 분배는 배당을 원칙으로 한다. 회사는 정관이 정하는 바에 따라 이사회(또는 주주1의 결정) 결의로 중간배당을 실시할 수 있다. </w:t>
        </w:r>
      </w:ins>
    </w:p>
    <w:p w14:paraId="23A60F4D" w14:textId="0E2EDBFC" w:rsidR="00E43773" w:rsidRPr="00E43773" w:rsidRDefault="00E43773" w:rsidP="00E43773">
      <w:pPr>
        <w:spacing w:after="120"/>
        <w:rPr>
          <w:ins w:id="276" w:author="이 상준" w:date="2026-02-09T12:41:00Z"/>
          <w:rFonts w:hint="eastAsia"/>
          <w:rPrChange w:id="277" w:author="이 상준" w:date="2026-02-09T12:41:00Z">
            <w:rPr>
              <w:ins w:id="278" w:author="이 상준" w:date="2026-02-09T12:41:00Z"/>
              <w:rFonts w:hint="eastAsia"/>
            </w:rPr>
          </w:rPrChange>
        </w:rPr>
      </w:pPr>
      <w:ins w:id="279" w:author="이 상준" w:date="2026-02-09T12:41:00Z">
        <w:r>
          <w:rPr>
            <w:rFonts w:hint="eastAsia"/>
          </w:rPr>
          <w:t>②</w:t>
        </w:r>
        <w:r>
          <w:t xml:space="preserve"> 주주2에 대한 배당은 회사의 재무 상태 및 제7조에 따른 주주2의 영업 성과를 종합적으로 고려하여 주주1이 그 지급 여부 및 지급률을 결정한다. 주주2의 영업 성과가 현저히 부진하다고 판단되는 경우, 주주1은 주주2에 대한 배당을 제한하거나 실시하지 않을 수 있다. </w:t>
        </w:r>
      </w:ins>
    </w:p>
    <w:p w14:paraId="632A51E1" w14:textId="45D7C5CC" w:rsidR="00EA4BEE" w:rsidRPr="00E43773" w:rsidDel="00E43773" w:rsidRDefault="005913E9">
      <w:pPr>
        <w:spacing w:after="120"/>
        <w:ind w:left="720"/>
        <w:rPr>
          <w:del w:id="280" w:author="이 상준" w:date="2026-02-09T12:40:00Z"/>
          <w:sz w:val="36"/>
          <w:szCs w:val="36"/>
          <w:rPrChange w:id="281" w:author="이 상준" w:date="2026-02-09T12:43:00Z">
            <w:rPr>
              <w:del w:id="282" w:author="이 상준" w:date="2026-02-09T12:40:00Z"/>
            </w:rPr>
          </w:rPrChange>
        </w:rPr>
      </w:pPr>
      <w:del w:id="283" w:author="이 상준" w:date="2026-02-09T12:40:00Z">
        <w:r w:rsidRPr="00E43773" w:rsidDel="00E43773">
          <w:rPr>
            <w:sz w:val="36"/>
            <w:szCs w:val="36"/>
            <w:rPrChange w:id="284" w:author="이 상준" w:date="2026-02-09T12:43:00Z">
              <w:rPr/>
            </w:rPrChange>
          </w:rPr>
          <w:lastRenderedPageBreak/>
          <w:delText xml:space="preserve">  1. 정관의 변경</w:delText>
        </w:r>
      </w:del>
    </w:p>
    <w:p w14:paraId="69940E16" w14:textId="68997B09" w:rsidR="00EA4BEE" w:rsidRPr="00E43773" w:rsidDel="00E43773" w:rsidRDefault="005913E9">
      <w:pPr>
        <w:spacing w:after="120"/>
        <w:ind w:left="720"/>
        <w:rPr>
          <w:del w:id="285" w:author="이 상준" w:date="2026-02-09T12:40:00Z"/>
          <w:sz w:val="36"/>
          <w:szCs w:val="36"/>
          <w:rPrChange w:id="286" w:author="이 상준" w:date="2026-02-09T12:43:00Z">
            <w:rPr>
              <w:del w:id="287" w:author="이 상준" w:date="2026-02-09T12:40:00Z"/>
            </w:rPr>
          </w:rPrChange>
        </w:rPr>
      </w:pPr>
      <w:del w:id="288" w:author="이 상준" w:date="2026-02-09T12:40:00Z">
        <w:r w:rsidRPr="00E43773" w:rsidDel="00E43773">
          <w:rPr>
            <w:sz w:val="36"/>
            <w:szCs w:val="36"/>
            <w:rPrChange w:id="289" w:author="이 상준" w:date="2026-02-09T12:43:00Z">
              <w:rPr/>
            </w:rPrChange>
          </w:rPr>
          <w:delText xml:space="preserve">  2. 사업의 변경, 신규 사업 진출</w:delText>
        </w:r>
      </w:del>
    </w:p>
    <w:p w14:paraId="6FED4AAA" w14:textId="563347E8" w:rsidR="00EA4BEE" w:rsidRPr="00E43773" w:rsidDel="00E43773" w:rsidRDefault="005913E9">
      <w:pPr>
        <w:spacing w:after="120"/>
        <w:ind w:left="720"/>
        <w:rPr>
          <w:del w:id="290" w:author="이 상준" w:date="2026-02-09T12:40:00Z"/>
          <w:sz w:val="36"/>
          <w:szCs w:val="36"/>
          <w:rPrChange w:id="291" w:author="이 상준" w:date="2026-02-09T12:43:00Z">
            <w:rPr>
              <w:del w:id="292" w:author="이 상준" w:date="2026-02-09T12:40:00Z"/>
            </w:rPr>
          </w:rPrChange>
        </w:rPr>
      </w:pPr>
      <w:del w:id="293" w:author="이 상준" w:date="2026-02-09T12:40:00Z">
        <w:r w:rsidRPr="00E43773" w:rsidDel="00E43773">
          <w:rPr>
            <w:sz w:val="36"/>
            <w:szCs w:val="36"/>
            <w:rPrChange w:id="294" w:author="이 상준" w:date="2026-02-09T12:43:00Z">
              <w:rPr/>
            </w:rPrChange>
          </w:rPr>
          <w:delText xml:space="preserve">  3. 주식 및 주식관련 사채의 발행, 주식매수선택권 부여 등 자본금의 증감을 가져올 수 있는 행위</w:delText>
        </w:r>
      </w:del>
    </w:p>
    <w:p w14:paraId="7D565271" w14:textId="46EC2499" w:rsidR="00EA4BEE" w:rsidRPr="00E43773" w:rsidDel="00E43773" w:rsidRDefault="005913E9">
      <w:pPr>
        <w:spacing w:after="120"/>
        <w:ind w:left="720"/>
        <w:rPr>
          <w:del w:id="295" w:author="이 상준" w:date="2026-02-09T12:40:00Z"/>
          <w:sz w:val="36"/>
          <w:szCs w:val="36"/>
          <w:rPrChange w:id="296" w:author="이 상준" w:date="2026-02-09T12:43:00Z">
            <w:rPr>
              <w:del w:id="297" w:author="이 상준" w:date="2026-02-09T12:40:00Z"/>
            </w:rPr>
          </w:rPrChange>
        </w:rPr>
      </w:pPr>
      <w:del w:id="298" w:author="이 상준" w:date="2026-02-09T12:40:00Z">
        <w:r w:rsidRPr="00E43773" w:rsidDel="00E43773">
          <w:rPr>
            <w:sz w:val="36"/>
            <w:szCs w:val="36"/>
            <w:rPrChange w:id="299" w:author="이 상준" w:date="2026-02-09T12:43:00Z">
              <w:rPr/>
            </w:rPrChange>
          </w:rPr>
          <w:delText xml:space="preserve">  4. 배당의 결정</w:delText>
        </w:r>
      </w:del>
    </w:p>
    <w:p w14:paraId="73A5AE76" w14:textId="75E4B1C9" w:rsidR="00EA4BEE" w:rsidRPr="00E43773" w:rsidDel="00E43773" w:rsidRDefault="005913E9">
      <w:pPr>
        <w:spacing w:after="120"/>
        <w:ind w:left="720"/>
        <w:rPr>
          <w:del w:id="300" w:author="이 상준" w:date="2026-02-09T12:40:00Z"/>
          <w:sz w:val="36"/>
          <w:szCs w:val="36"/>
          <w:rPrChange w:id="301" w:author="이 상준" w:date="2026-02-09T12:43:00Z">
            <w:rPr>
              <w:del w:id="302" w:author="이 상준" w:date="2026-02-09T12:40:00Z"/>
            </w:rPr>
          </w:rPrChange>
        </w:rPr>
      </w:pPr>
      <w:del w:id="303" w:author="이 상준" w:date="2026-02-09T12:40:00Z">
        <w:r w:rsidRPr="00E43773" w:rsidDel="00E43773">
          <w:rPr>
            <w:sz w:val="36"/>
            <w:szCs w:val="36"/>
            <w:rPrChange w:id="304" w:author="이 상준" w:date="2026-02-09T12:43:00Z">
              <w:rPr/>
            </w:rPrChange>
          </w:rPr>
          <w:delText xml:space="preserve">  5. 사업의 중단 또는 포기, 사업양수도, 합병, 분할, 분할합병, 주식의 포괄적 교환 또는 이전, 영업의 양도, 영업의 양수, 위탁경영 기타 회사조직의 근본적인 변경</w:delText>
        </w:r>
      </w:del>
    </w:p>
    <w:p w14:paraId="3622D6FC" w14:textId="56E03A55" w:rsidR="00EA4BEE" w:rsidRPr="00E43773" w:rsidDel="00E43773" w:rsidRDefault="005913E9">
      <w:pPr>
        <w:spacing w:after="120"/>
        <w:ind w:left="720"/>
        <w:rPr>
          <w:del w:id="305" w:author="이 상준" w:date="2026-02-09T12:40:00Z"/>
          <w:sz w:val="36"/>
          <w:szCs w:val="36"/>
          <w:rPrChange w:id="306" w:author="이 상준" w:date="2026-02-09T12:43:00Z">
            <w:rPr>
              <w:del w:id="307" w:author="이 상준" w:date="2026-02-09T12:40:00Z"/>
            </w:rPr>
          </w:rPrChange>
        </w:rPr>
      </w:pPr>
      <w:del w:id="308" w:author="이 상준" w:date="2026-02-09T12:40:00Z">
        <w:r w:rsidRPr="00E43773" w:rsidDel="00E43773">
          <w:rPr>
            <w:sz w:val="36"/>
            <w:szCs w:val="36"/>
            <w:rPrChange w:id="309" w:author="이 상준" w:date="2026-02-09T12:43:00Z">
              <w:rPr/>
            </w:rPrChange>
          </w:rPr>
          <w:delText xml:space="preserve">  6. 회사와 주요 경영진 및 이들의 특수관계인과의 거래</w:delText>
        </w:r>
      </w:del>
    </w:p>
    <w:p w14:paraId="719E4D99" w14:textId="11146BDA" w:rsidR="00EA4BEE" w:rsidRPr="00E43773" w:rsidDel="00E43773" w:rsidRDefault="005913E9">
      <w:pPr>
        <w:spacing w:after="120"/>
        <w:ind w:left="720"/>
        <w:rPr>
          <w:del w:id="310" w:author="이 상준" w:date="2026-02-09T12:40:00Z"/>
          <w:sz w:val="36"/>
          <w:szCs w:val="36"/>
          <w:rPrChange w:id="311" w:author="이 상준" w:date="2026-02-09T12:43:00Z">
            <w:rPr>
              <w:del w:id="312" w:author="이 상준" w:date="2026-02-09T12:40:00Z"/>
            </w:rPr>
          </w:rPrChange>
        </w:rPr>
      </w:pPr>
      <w:del w:id="313" w:author="이 상준" w:date="2026-02-09T12:40:00Z">
        <w:r w:rsidRPr="00E43773" w:rsidDel="00E43773">
          <w:rPr>
            <w:sz w:val="36"/>
            <w:szCs w:val="36"/>
            <w:rPrChange w:id="314" w:author="이 상준" w:date="2026-02-09T12:43:00Z">
              <w:rPr/>
            </w:rPrChange>
          </w:rPr>
          <w:delText xml:space="preserve">  7. 연간 사업계획 및 예산의 결정</w:delText>
        </w:r>
      </w:del>
    </w:p>
    <w:p w14:paraId="6113CE6E" w14:textId="3F347EC0" w:rsidR="00EA4BEE" w:rsidRPr="00E43773" w:rsidDel="00E43773" w:rsidRDefault="005913E9">
      <w:pPr>
        <w:spacing w:after="120"/>
        <w:rPr>
          <w:del w:id="315" w:author="이 상준" w:date="2026-02-09T12:40:00Z"/>
          <w:sz w:val="36"/>
          <w:szCs w:val="36"/>
          <w:rPrChange w:id="316" w:author="이 상준" w:date="2026-02-09T12:43:00Z">
            <w:rPr>
              <w:del w:id="317" w:author="이 상준" w:date="2026-02-09T12:40:00Z"/>
            </w:rPr>
          </w:rPrChange>
        </w:rPr>
      </w:pPr>
      <w:del w:id="318" w:author="이 상준" w:date="2026-02-09T12:40:00Z">
        <w:r w:rsidRPr="00E43773" w:rsidDel="00E43773">
          <w:rPr>
            <w:sz w:val="36"/>
            <w:szCs w:val="36"/>
            <w:rPrChange w:id="319" w:author="이 상준" w:date="2026-02-09T12:43:00Z">
              <w:rPr/>
            </w:rPrChange>
          </w:rPr>
          <w:delText>③ 회사는 다음 각 호의 사항에 관하여 주주2에게 사전에 통지하고 이를 협의하여야 한다. 단, 최종 결정권은 주주1에게 있다:</w:delText>
        </w:r>
      </w:del>
    </w:p>
    <w:p w14:paraId="4FE348DF" w14:textId="3DCF0419" w:rsidR="00EA4BEE" w:rsidRPr="00E43773" w:rsidDel="00E43773" w:rsidRDefault="005913E9">
      <w:pPr>
        <w:spacing w:after="120"/>
        <w:ind w:left="720"/>
        <w:rPr>
          <w:del w:id="320" w:author="이 상준" w:date="2026-02-09T12:40:00Z"/>
          <w:sz w:val="36"/>
          <w:szCs w:val="36"/>
          <w:rPrChange w:id="321" w:author="이 상준" w:date="2026-02-09T12:43:00Z">
            <w:rPr>
              <w:del w:id="322" w:author="이 상준" w:date="2026-02-09T12:40:00Z"/>
            </w:rPr>
          </w:rPrChange>
        </w:rPr>
      </w:pPr>
      <w:del w:id="323" w:author="이 상준" w:date="2026-02-09T12:40:00Z">
        <w:r w:rsidRPr="00E43773" w:rsidDel="00E43773">
          <w:rPr>
            <w:sz w:val="36"/>
            <w:szCs w:val="36"/>
            <w:rPrChange w:id="324" w:author="이 상준" w:date="2026-02-09T12:43:00Z">
              <w:rPr/>
            </w:rPrChange>
          </w:rPr>
          <w:delText xml:space="preserve">  1. 이사회 및 주주총회 결의 사항</w:delText>
        </w:r>
      </w:del>
    </w:p>
    <w:p w14:paraId="5D6F76F7" w14:textId="2D50D1DE" w:rsidR="00EA4BEE" w:rsidRPr="00E43773" w:rsidDel="00E43773" w:rsidRDefault="005913E9">
      <w:pPr>
        <w:spacing w:after="120"/>
        <w:ind w:left="720"/>
        <w:rPr>
          <w:del w:id="325" w:author="이 상준" w:date="2026-02-09T12:40:00Z"/>
          <w:sz w:val="36"/>
          <w:szCs w:val="36"/>
          <w:rPrChange w:id="326" w:author="이 상준" w:date="2026-02-09T12:43:00Z">
            <w:rPr>
              <w:del w:id="327" w:author="이 상준" w:date="2026-02-09T12:40:00Z"/>
            </w:rPr>
          </w:rPrChange>
        </w:rPr>
      </w:pPr>
      <w:del w:id="328" w:author="이 상준" w:date="2026-02-09T12:40:00Z">
        <w:r w:rsidRPr="00E43773" w:rsidDel="00E43773">
          <w:rPr>
            <w:sz w:val="36"/>
            <w:szCs w:val="36"/>
            <w:rPrChange w:id="329" w:author="이 상준" w:date="2026-02-09T12:43:00Z">
              <w:rPr/>
            </w:rPrChange>
          </w:rPr>
          <w:delText xml:space="preserve">  2. 연간 사업계획 및 예산의 결정</w:delText>
        </w:r>
      </w:del>
    </w:p>
    <w:p w14:paraId="1833C769" w14:textId="61FD1D49" w:rsidR="00EA4BEE" w:rsidRPr="00E43773" w:rsidDel="00E43773" w:rsidRDefault="005913E9">
      <w:pPr>
        <w:spacing w:after="120"/>
        <w:ind w:left="720"/>
        <w:rPr>
          <w:del w:id="330" w:author="이 상준" w:date="2026-02-09T12:40:00Z"/>
          <w:sz w:val="36"/>
          <w:szCs w:val="36"/>
          <w:rPrChange w:id="331" w:author="이 상준" w:date="2026-02-09T12:43:00Z">
            <w:rPr>
              <w:del w:id="332" w:author="이 상준" w:date="2026-02-09T12:40:00Z"/>
            </w:rPr>
          </w:rPrChange>
        </w:rPr>
      </w:pPr>
      <w:del w:id="333" w:author="이 상준" w:date="2026-02-09T12:40:00Z">
        <w:r w:rsidRPr="00E43773" w:rsidDel="00E43773">
          <w:rPr>
            <w:sz w:val="36"/>
            <w:szCs w:val="36"/>
            <w:rPrChange w:id="334" w:author="이 상준" w:date="2026-02-09T12:43:00Z">
              <w:rPr/>
            </w:rPrChange>
          </w:rPr>
          <w:delText xml:space="preserve">  3. 기타 회사의 운영에 중대한 영향을 미치는 사항</w:delText>
        </w:r>
      </w:del>
    </w:p>
    <w:p w14:paraId="1575CD48" w14:textId="44FB75A8" w:rsidR="00EA4BEE" w:rsidRPr="00E43773" w:rsidRDefault="005913E9">
      <w:pPr>
        <w:pStyle w:val="1"/>
        <w:spacing w:after="120"/>
        <w:rPr>
          <w:sz w:val="36"/>
          <w:szCs w:val="36"/>
          <w:rPrChange w:id="335" w:author="이 상준" w:date="2026-02-09T12:43:00Z">
            <w:rPr/>
          </w:rPrChange>
        </w:rPr>
      </w:pPr>
      <w:r w:rsidRPr="00E43773">
        <w:rPr>
          <w:sz w:val="24"/>
          <w:szCs w:val="24"/>
          <w:rPrChange w:id="336" w:author="이 상준" w:date="2026-02-09T12:43:00Z">
            <w:rPr>
              <w:sz w:val="22"/>
              <w:szCs w:val="22"/>
            </w:rPr>
          </w:rPrChange>
        </w:rPr>
        <w:t xml:space="preserve">제4장 </w:t>
      </w:r>
      <w:del w:id="337" w:author="이 상준" w:date="2026-02-09T12:43:00Z">
        <w:r w:rsidRPr="00E43773" w:rsidDel="00E43773">
          <w:rPr>
            <w:rFonts w:hint="eastAsia"/>
            <w:sz w:val="24"/>
            <w:szCs w:val="24"/>
            <w:rPrChange w:id="338" w:author="이 상준" w:date="2026-02-09T12:43:00Z">
              <w:rPr>
                <w:sz w:val="22"/>
                <w:szCs w:val="22"/>
              </w:rPr>
            </w:rPrChange>
          </w:rPr>
          <w:delText>자금 출자 및 운영</w:delText>
        </w:r>
      </w:del>
      <w:ins w:id="339" w:author="이 상준" w:date="2026-02-09T12:44:00Z">
        <w:r w:rsidR="00E43773">
          <w:rPr>
            <w:rFonts w:hint="eastAsia"/>
            <w:sz w:val="24"/>
            <w:szCs w:val="24"/>
          </w:rPr>
          <w:t xml:space="preserve">지분 </w:t>
        </w:r>
      </w:ins>
      <w:ins w:id="340" w:author="이 상준" w:date="2026-02-09T12:45:00Z">
        <w:r w:rsidR="00E43773">
          <w:rPr>
            <w:rFonts w:hint="eastAsia"/>
            <w:sz w:val="24"/>
            <w:szCs w:val="24"/>
          </w:rPr>
          <w:t>변</w:t>
        </w:r>
      </w:ins>
      <w:ins w:id="341" w:author="이 상준" w:date="2026-02-09T12:44:00Z">
        <w:r w:rsidR="00E43773">
          <w:rPr>
            <w:rFonts w:hint="eastAsia"/>
            <w:sz w:val="24"/>
            <w:szCs w:val="24"/>
          </w:rPr>
          <w:t>동</w:t>
        </w:r>
      </w:ins>
    </w:p>
    <w:p w14:paraId="6350F73B" w14:textId="17E2F3A7" w:rsidR="00EA4BEE" w:rsidRDefault="005913E9">
      <w:pPr>
        <w:pStyle w:val="2"/>
        <w:spacing w:after="120"/>
      </w:pPr>
      <w:r>
        <w:rPr>
          <w:sz w:val="22"/>
          <w:szCs w:val="22"/>
        </w:rPr>
        <w:t>제</w:t>
      </w:r>
      <w:ins w:id="342" w:author="이 상준" w:date="2026-02-09T12:43:00Z">
        <w:r w:rsidR="00E43773">
          <w:rPr>
            <w:sz w:val="22"/>
            <w:szCs w:val="22"/>
          </w:rPr>
          <w:t>10</w:t>
        </w:r>
      </w:ins>
      <w:del w:id="343" w:author="이 상준" w:date="2026-02-09T12:43:00Z">
        <w:r w:rsidDel="00E43773">
          <w:rPr>
            <w:sz w:val="22"/>
            <w:szCs w:val="22"/>
          </w:rPr>
          <w:delText>7</w:delText>
        </w:r>
      </w:del>
      <w:r>
        <w:rPr>
          <w:sz w:val="22"/>
          <w:szCs w:val="22"/>
        </w:rPr>
        <w:t>조 (</w:t>
      </w:r>
      <w:del w:id="344" w:author="이 상준" w:date="2026-02-09T12:44:00Z">
        <w:r w:rsidDel="00E43773">
          <w:rPr>
            <w:rFonts w:hint="eastAsia"/>
            <w:sz w:val="22"/>
            <w:szCs w:val="22"/>
          </w:rPr>
          <w:delText>자금 출자 및 비용 부담</w:delText>
        </w:r>
      </w:del>
      <w:ins w:id="345" w:author="이 상준" w:date="2026-02-09T12:44:00Z">
        <w:r w:rsidR="00E43773">
          <w:rPr>
            <w:rFonts w:hint="eastAsia"/>
            <w:sz w:val="22"/>
            <w:szCs w:val="22"/>
          </w:rPr>
          <w:t>주식의 처분 제한</w:t>
        </w:r>
      </w:ins>
      <w:r>
        <w:rPr>
          <w:sz w:val="22"/>
          <w:szCs w:val="22"/>
        </w:rPr>
        <w:t>)</w:t>
      </w:r>
    </w:p>
    <w:p w14:paraId="3429757D" w14:textId="5DB5D276" w:rsidR="00EA4BEE" w:rsidDel="00E43773" w:rsidRDefault="005913E9" w:rsidP="00E43773">
      <w:pPr>
        <w:spacing w:after="120"/>
        <w:rPr>
          <w:del w:id="346" w:author="이 상준" w:date="2026-02-09T12:44:00Z"/>
        </w:rPr>
        <w:pPrChange w:id="347" w:author="이 상준" w:date="2026-02-09T12:44:00Z">
          <w:pPr>
            <w:spacing w:after="120"/>
          </w:pPr>
        </w:pPrChange>
      </w:pPr>
      <w:del w:id="348" w:author="이 상준" w:date="2026-02-09T12:44:00Z">
        <w:r w:rsidDel="00E43773">
          <w:delText xml:space="preserve">① </w:delText>
        </w:r>
      </w:del>
      <w:ins w:id="349" w:author="이 상준" w:date="2026-02-09T12:44:00Z">
        <w:r w:rsidR="00E43773">
          <w:t>각 주주는 상대방 주주의 사전 서면 동의 없이는 자신이 보유한 회사 주식의 전부 또는 일부를 제3자에게 양도, 담보제공, 신탁 기타 일체의 처분행위를 할 수 없다.</w:t>
        </w:r>
      </w:ins>
      <w:del w:id="350" w:author="이 상준" w:date="2026-02-09T12:44:00Z">
        <w:r w:rsidDel="00E43773">
          <w:delText>주주2는 본 계약 체결 후 [  ]개월 이내에 법인 계좌에 금 [  ]원을 출자하여야 한다.</w:delText>
        </w:r>
      </w:del>
    </w:p>
    <w:p w14:paraId="358D1B32" w14:textId="7890939F" w:rsidR="00EA4BEE" w:rsidDel="00E43773" w:rsidRDefault="005913E9" w:rsidP="00E43773">
      <w:pPr>
        <w:spacing w:after="120"/>
        <w:rPr>
          <w:del w:id="351" w:author="이 상준" w:date="2026-02-09T12:44:00Z"/>
        </w:rPr>
        <w:pPrChange w:id="352" w:author="이 상준" w:date="2026-02-09T12:44:00Z">
          <w:pPr>
            <w:spacing w:after="120"/>
          </w:pPr>
        </w:pPrChange>
      </w:pPr>
      <w:del w:id="353" w:author="이 상준" w:date="2026-02-09T12:44:00Z">
        <w:r w:rsidDel="00E43773">
          <w:delText>② 주주2는 자신의 영업 활동에 필요한 인력의 채용 비용 및 인건비를 부담한다.</w:delText>
        </w:r>
      </w:del>
    </w:p>
    <w:p w14:paraId="01591E64" w14:textId="5C01067B" w:rsidR="00EA4BEE" w:rsidDel="00E43773" w:rsidRDefault="005913E9" w:rsidP="00E43773">
      <w:pPr>
        <w:spacing w:after="120"/>
        <w:rPr>
          <w:del w:id="354" w:author="이 상준" w:date="2026-02-09T12:44:00Z"/>
        </w:rPr>
        <w:pPrChange w:id="355" w:author="이 상준" w:date="2026-02-09T12:44:00Z">
          <w:pPr>
            <w:spacing w:after="120"/>
          </w:pPr>
        </w:pPrChange>
      </w:pPr>
      <w:del w:id="356" w:author="이 상준" w:date="2026-02-09T12:44:00Z">
        <w:r w:rsidDel="00E43773">
          <w:delText>③ 주주1의 개인 자금은 회사의 사업 확장, 인력 충원, 운영 비용 등에 사용되지 아니한다. 회사 운영에 필요한 자금은 회사의 매출, 주주2의 출자금, 또는 외부 투자를 통해 충당한다.</w:delText>
        </w:r>
      </w:del>
    </w:p>
    <w:p w14:paraId="52EF91E8" w14:textId="6315EC27" w:rsidR="00EA4BEE" w:rsidRDefault="005913E9" w:rsidP="00E43773">
      <w:pPr>
        <w:spacing w:after="120"/>
        <w:pPrChange w:id="357" w:author="이 상준" w:date="2026-02-09T12:44:00Z">
          <w:pPr>
            <w:spacing w:after="120"/>
          </w:pPr>
        </w:pPrChange>
      </w:pPr>
      <w:del w:id="358" w:author="이 상준" w:date="2026-02-09T12:44:00Z">
        <w:r w:rsidDel="00E43773">
          <w:delText>④ 주주2가 제1항 및 제2항의 의무를 이행하지 아니한 경우, 주주1은 이를 본 계약의 해지 사유로 삼을 수 있다.</w:delText>
        </w:r>
      </w:del>
    </w:p>
    <w:p w14:paraId="4BBD583C" w14:textId="2F51C503" w:rsidR="00EA4BEE" w:rsidRDefault="005913E9">
      <w:pPr>
        <w:pStyle w:val="2"/>
        <w:spacing w:after="120"/>
      </w:pPr>
      <w:r>
        <w:rPr>
          <w:sz w:val="22"/>
          <w:szCs w:val="22"/>
        </w:rPr>
        <w:t>제</w:t>
      </w:r>
      <w:ins w:id="359" w:author="이 상준" w:date="2026-02-09T12:44:00Z">
        <w:r w:rsidR="00E43773">
          <w:rPr>
            <w:sz w:val="22"/>
            <w:szCs w:val="22"/>
          </w:rPr>
          <w:t>11</w:t>
        </w:r>
      </w:ins>
      <w:del w:id="360" w:author="이 상준" w:date="2026-02-09T12:44:00Z">
        <w:r w:rsidDel="00E43773">
          <w:rPr>
            <w:sz w:val="22"/>
            <w:szCs w:val="22"/>
          </w:rPr>
          <w:delText>8</w:delText>
        </w:r>
      </w:del>
      <w:r>
        <w:rPr>
          <w:sz w:val="22"/>
          <w:szCs w:val="22"/>
        </w:rPr>
        <w:t>조 (</w:t>
      </w:r>
      <w:ins w:id="361" w:author="이 상준" w:date="2026-02-09T12:45:00Z">
        <w:r w:rsidR="00E43773">
          <w:rPr>
            <w:sz w:val="22"/>
            <w:szCs w:val="22"/>
          </w:rPr>
          <w:t>외부 투자 유치</w:t>
        </w:r>
      </w:ins>
      <w:del w:id="362" w:author="이 상준" w:date="2026-02-09T12:45:00Z">
        <w:r w:rsidDel="00E43773">
          <w:rPr>
            <w:sz w:val="22"/>
            <w:szCs w:val="22"/>
          </w:rPr>
          <w:delText>배당</w:delText>
        </w:r>
      </w:del>
      <w:r>
        <w:rPr>
          <w:sz w:val="22"/>
          <w:szCs w:val="22"/>
        </w:rPr>
        <w:t>)</w:t>
      </w:r>
    </w:p>
    <w:p w14:paraId="39EECAC4" w14:textId="77777777" w:rsidR="00EA4BEE" w:rsidDel="00E43773" w:rsidRDefault="005913E9">
      <w:pPr>
        <w:spacing w:after="120"/>
        <w:rPr>
          <w:del w:id="363" w:author="이 상준" w:date="2026-02-09T12:45:00Z"/>
          <w:rFonts w:hint="eastAsia"/>
        </w:rPr>
      </w:pPr>
      <w:del w:id="364" w:author="이 상준" w:date="2026-02-09T12:45:00Z">
        <w:r w:rsidDel="00E43773">
          <w:delText>① 주주들의 수익은 배당을 통해 현금화한다.</w:delText>
        </w:r>
      </w:del>
    </w:p>
    <w:p w14:paraId="18E59A4C" w14:textId="77777777" w:rsidR="00EA4BEE" w:rsidDel="00E43773" w:rsidRDefault="005913E9">
      <w:pPr>
        <w:spacing w:after="120"/>
        <w:rPr>
          <w:del w:id="365" w:author="이 상준" w:date="2026-02-09T12:45:00Z"/>
          <w:rFonts w:hint="eastAsia"/>
        </w:rPr>
      </w:pPr>
      <w:del w:id="366" w:author="이 상준" w:date="2026-02-09T12:45:00Z">
        <w:r w:rsidDel="00E43773">
          <w:delText>② 회사는 이사회(주주1) 결의에 의해 중간배당을 실시할 수 있다.</w:delText>
        </w:r>
      </w:del>
    </w:p>
    <w:p w14:paraId="3B5D07F6" w14:textId="77777777" w:rsidR="00EA4BEE" w:rsidDel="00E43773" w:rsidRDefault="005913E9">
      <w:pPr>
        <w:spacing w:after="120"/>
        <w:rPr>
          <w:del w:id="367" w:author="이 상준" w:date="2026-02-09T12:45:00Z"/>
          <w:rFonts w:hint="eastAsia"/>
        </w:rPr>
      </w:pPr>
      <w:del w:id="368" w:author="이 상준" w:date="2026-02-09T12:45:00Z">
        <w:r w:rsidDel="00E43773">
          <w:delText>③ 주주2에 대한 배당은 해당 기간의 영업 성과에 연동하여 결정한다. 구체적인 성과 기준 및 배당 비율은 주주1이 정한다.</w:delText>
        </w:r>
      </w:del>
    </w:p>
    <w:p w14:paraId="7B07449A" w14:textId="77777777" w:rsidR="00EA4BEE" w:rsidDel="00E43773" w:rsidRDefault="005913E9">
      <w:pPr>
        <w:spacing w:after="120"/>
        <w:rPr>
          <w:del w:id="369" w:author="이 상준" w:date="2026-02-09T12:45:00Z"/>
          <w:rFonts w:hint="eastAsia"/>
        </w:rPr>
      </w:pPr>
      <w:del w:id="370" w:author="이 상준" w:date="2026-02-09T12:45:00Z">
        <w:r w:rsidDel="00E43773">
          <w:delText>④ 주주2의 영업 성과가 제11조에서 정한 최소 기준에 미달하는 경우, 해당 기간의 배당을 제한할 수 있다.</w:delText>
        </w:r>
      </w:del>
    </w:p>
    <w:p w14:paraId="60DFB8C9" w14:textId="77777777" w:rsidR="00EA4BEE" w:rsidDel="00E43773" w:rsidRDefault="005913E9">
      <w:pPr>
        <w:rPr>
          <w:del w:id="371" w:author="이 상준" w:date="2026-02-09T12:45:00Z"/>
          <w:rFonts w:hint="eastAsia"/>
        </w:rPr>
      </w:pPr>
      <w:del w:id="372" w:author="이 상준" w:date="2026-02-09T12:45:00Z">
        <w:r w:rsidDel="00E43773">
          <w:br w:type="page"/>
        </w:r>
      </w:del>
    </w:p>
    <w:p w14:paraId="01C0E624" w14:textId="1101D397" w:rsidR="00EA4BEE" w:rsidDel="00E43773" w:rsidRDefault="005913E9">
      <w:pPr>
        <w:pStyle w:val="1"/>
        <w:spacing w:after="120"/>
        <w:rPr>
          <w:del w:id="373" w:author="이 상준" w:date="2026-02-09T12:45:00Z"/>
        </w:rPr>
      </w:pPr>
      <w:del w:id="374" w:author="이 상준" w:date="2026-02-09T12:45:00Z">
        <w:r w:rsidDel="00E43773">
          <w:rPr>
            <w:sz w:val="22"/>
            <w:szCs w:val="22"/>
          </w:rPr>
          <w:delText>제5장 투자 및 지분 변동</w:delText>
        </w:r>
      </w:del>
    </w:p>
    <w:p w14:paraId="6049B4DD" w14:textId="1316C6D2" w:rsidR="00EA4BEE" w:rsidDel="00E43773" w:rsidRDefault="005913E9">
      <w:pPr>
        <w:pStyle w:val="2"/>
        <w:spacing w:after="120"/>
        <w:rPr>
          <w:del w:id="375" w:author="이 상준" w:date="2026-02-09T12:45:00Z"/>
        </w:rPr>
      </w:pPr>
      <w:del w:id="376" w:author="이 상준" w:date="2026-02-09T12:45:00Z">
        <w:r w:rsidDel="00E43773">
          <w:rPr>
            <w:sz w:val="22"/>
            <w:szCs w:val="22"/>
          </w:rPr>
          <w:delText>제9조 (외부 투자 유치)</w:delText>
        </w:r>
      </w:del>
    </w:p>
    <w:p w14:paraId="06AC6E90" w14:textId="6736DE12" w:rsidR="00EA4BEE" w:rsidRDefault="005913E9" w:rsidP="00E43773">
      <w:pPr>
        <w:spacing w:after="120"/>
        <w:pPrChange w:id="377" w:author="이 상준" w:date="2026-02-09T12:45:00Z">
          <w:pPr>
            <w:spacing w:after="120"/>
          </w:pPr>
        </w:pPrChange>
      </w:pPr>
      <w:r>
        <w:t>① 외부 투자 유치</w:t>
      </w:r>
      <w:ins w:id="378" w:author="이 상준" w:date="2026-02-09T12:46:00Z">
        <w:r w:rsidR="00E43773">
          <w:rPr>
            <w:rFonts w:hint="eastAsia"/>
          </w:rPr>
          <w:t>와 관련된 모든 사항(투자자 선정,</w:t>
        </w:r>
        <w:r w:rsidR="00E43773">
          <w:t xml:space="preserve"> </w:t>
        </w:r>
        <w:r w:rsidR="00E43773">
          <w:rPr>
            <w:rFonts w:hint="eastAsia"/>
          </w:rPr>
          <w:t>투자 조건, 기업가치 평가 등)</w:t>
        </w:r>
      </w:ins>
      <w:del w:id="379" w:author="이 상준" w:date="2026-02-09T12:46:00Z">
        <w:r w:rsidDel="00E43773">
          <w:delText>에 관한 결정</w:delText>
        </w:r>
      </w:del>
      <w:r>
        <w:t xml:space="preserve">은 주주1이 단독으로 </w:t>
      </w:r>
      <w:ins w:id="380" w:author="이 상준" w:date="2026-02-09T12:46:00Z">
        <w:r w:rsidR="00E43773">
          <w:rPr>
            <w:rFonts w:hint="eastAsia"/>
          </w:rPr>
          <w:t>결정</w:t>
        </w:r>
      </w:ins>
      <w:del w:id="381" w:author="이 상준" w:date="2026-02-09T12:46:00Z">
        <w:r w:rsidDel="00E43773">
          <w:delText>행</w:delText>
        </w:r>
      </w:del>
      <w:r>
        <w:t>한다.</w:t>
      </w:r>
    </w:p>
    <w:p w14:paraId="429FE424" w14:textId="77777777" w:rsidR="00E43773" w:rsidRDefault="00E43773" w:rsidP="00E43773">
      <w:pPr>
        <w:rPr>
          <w:ins w:id="382" w:author="이 상준" w:date="2026-02-09T12:47:00Z"/>
        </w:rPr>
      </w:pPr>
      <w:ins w:id="383" w:author="이 상준" w:date="2026-02-09T12:47:00Z">
        <w:r>
          <w:t>② 투자 유치 과정에서 제3자에게 구주를 매각해야 할 경우, 주주2는 자신의 보유 주식을 주주1의 주식보다 우선하여 매각 대상이 되도록 하는 데 동의하며, 주주1의 매각 요청에 따라 합리적인 조건으로 투자자에게 자신의 주식을 매각할 의무를 부담한다.</w:t>
        </w:r>
      </w:ins>
    </w:p>
    <w:p w14:paraId="58EBC38D" w14:textId="748F904E" w:rsidR="00E43773" w:rsidRDefault="00E43773" w:rsidP="00E43773">
      <w:pPr>
        <w:rPr>
          <w:ins w:id="384" w:author="이 상준" w:date="2026-02-09T12:47:00Z"/>
        </w:rPr>
      </w:pPr>
      <w:ins w:id="385" w:author="이 상준" w:date="2026-02-09T12:47:00Z">
        <w:r>
          <w:t>③ 투자 유치를 위해 신주를 발행하는 경우, 주주2는 자신에게 배정된 신주인수권을 포기하며, 이에 대하여 어떠한 이의도 제기하지 아니한다.</w:t>
        </w:r>
      </w:ins>
    </w:p>
    <w:p w14:paraId="201A407D" w14:textId="02F58E43" w:rsidR="00EA4BEE" w:rsidDel="00E43773" w:rsidRDefault="005913E9">
      <w:pPr>
        <w:spacing w:after="120"/>
        <w:rPr>
          <w:del w:id="386" w:author="이 상준" w:date="2026-02-09T12:47:00Z"/>
        </w:rPr>
      </w:pPr>
      <w:del w:id="387" w:author="이 상준" w:date="2026-02-09T12:47:00Z">
        <w:r w:rsidDel="00E43773">
          <w:delText>② 투자 유치 시 신주 발행이 필요한 경우, 주주2는 신주인수권을 행사하지 아니한다.</w:delText>
        </w:r>
      </w:del>
    </w:p>
    <w:p w14:paraId="2A28BB67" w14:textId="52AD2EDD" w:rsidR="00EA4BEE" w:rsidDel="00E43773" w:rsidRDefault="005913E9">
      <w:pPr>
        <w:spacing w:after="120"/>
        <w:rPr>
          <w:del w:id="388" w:author="이 상준" w:date="2026-02-09T12:47:00Z"/>
        </w:rPr>
      </w:pPr>
      <w:del w:id="389" w:author="이 상준" w:date="2026-02-09T12:47:00Z">
        <w:r w:rsidDel="00E43773">
          <w:delText>③ 주주2는 전항의 신주인수권 포기에 대해 본 계약 존속 기간 동안 이의를 제기하지 아니한다.</w:delText>
        </w:r>
      </w:del>
    </w:p>
    <w:p w14:paraId="77AA1689" w14:textId="4ABB2D24" w:rsidR="00EA4BEE" w:rsidRDefault="005913E9">
      <w:pPr>
        <w:pStyle w:val="2"/>
        <w:spacing w:after="120"/>
      </w:pPr>
      <w:r>
        <w:rPr>
          <w:sz w:val="22"/>
          <w:szCs w:val="22"/>
        </w:rPr>
        <w:t>제1</w:t>
      </w:r>
      <w:ins w:id="390" w:author="이 상준" w:date="2026-02-09T12:48:00Z">
        <w:r w:rsidR="0054600B">
          <w:rPr>
            <w:sz w:val="22"/>
            <w:szCs w:val="22"/>
          </w:rPr>
          <w:t>2</w:t>
        </w:r>
      </w:ins>
      <w:del w:id="391" w:author="이 상준" w:date="2026-02-09T12:48:00Z">
        <w:r w:rsidDel="0054600B">
          <w:rPr>
            <w:sz w:val="22"/>
            <w:szCs w:val="22"/>
          </w:rPr>
          <w:delText>0</w:delText>
        </w:r>
      </w:del>
      <w:r>
        <w:rPr>
          <w:sz w:val="22"/>
          <w:szCs w:val="22"/>
        </w:rPr>
        <w:t>조 (</w:t>
      </w:r>
      <w:del w:id="392" w:author="이 상준" w:date="2026-02-09T12:48:00Z">
        <w:r w:rsidDel="0054600B">
          <w:rPr>
            <w:sz w:val="22"/>
            <w:szCs w:val="22"/>
          </w:rPr>
          <w:delText>구주 매각 우선순위</w:delText>
        </w:r>
      </w:del>
      <w:ins w:id="393" w:author="이 상준" w:date="2026-02-09T12:48:00Z">
        <w:r w:rsidR="0054600B">
          <w:rPr>
            <w:rFonts w:hint="eastAsia"/>
            <w:sz w:val="22"/>
            <w:szCs w:val="22"/>
          </w:rPr>
          <w:t>주주의 권리</w:t>
        </w:r>
      </w:ins>
      <w:r>
        <w:rPr>
          <w:sz w:val="22"/>
          <w:szCs w:val="22"/>
        </w:rPr>
        <w:t>)</w:t>
      </w:r>
    </w:p>
    <w:p w14:paraId="3D007F0A" w14:textId="77777777" w:rsidR="0054600B" w:rsidRDefault="0054600B" w:rsidP="0054600B">
      <w:pPr>
        <w:rPr>
          <w:ins w:id="394" w:author="이 상준" w:date="2026-02-09T12:49:00Z"/>
        </w:rPr>
      </w:pPr>
      <w:ins w:id="395" w:author="이 상준" w:date="2026-02-09T12:48:00Z">
        <w:r>
          <w:t xml:space="preserve">① </w:t>
        </w:r>
        <w:r>
          <w:rPr>
            <w:b/>
          </w:rPr>
          <w:t>우선매수권</w:t>
        </w:r>
        <w:r>
          <w:t>: 어느 일방 주주가 보유 주식을 제3자에게 매각하고자 할 경우, 상대방 주주는 그 제3자와 동일한 조건으로 해당 주식을 우선적으로 매수할 권리를 가진다. 구체적인 절차는 상호 협의에 따른다.</w:t>
        </w:r>
      </w:ins>
    </w:p>
    <w:p w14:paraId="54D330B3" w14:textId="77777777" w:rsidR="0054600B" w:rsidRDefault="0054600B" w:rsidP="0054600B">
      <w:pPr>
        <w:rPr>
          <w:ins w:id="396" w:author="이 상준" w:date="2026-02-09T12:49:00Z"/>
        </w:rPr>
      </w:pPr>
      <w:ins w:id="397" w:author="이 상준" w:date="2026-02-09T12:48:00Z">
        <w:r>
          <w:t xml:space="preserve">② </w:t>
        </w:r>
        <w:r>
          <w:rPr>
            <w:b/>
          </w:rPr>
          <w:t>공동매도참여권(Tag-Along Right)</w:t>
        </w:r>
        <w:r>
          <w:t>: 주주1이 보유 주식의 일부 또는 전부를 제3자에게 매각하는 경우, 주주2는 주주1과 동일한 조건(주당 매매대금 등)으로 자신의 보유 주식을 해당 제3자에게 함께 매각해 줄 것을 주주1에게 요청할 수 있다.</w:t>
        </w:r>
      </w:ins>
    </w:p>
    <w:p w14:paraId="5B2249CF" w14:textId="3BA07629" w:rsidR="0054600B" w:rsidRDefault="0054600B" w:rsidP="0054600B">
      <w:pPr>
        <w:rPr>
          <w:ins w:id="398" w:author="이 상준" w:date="2026-02-09T12:53:00Z"/>
          <w:rFonts w:hint="eastAsia"/>
        </w:rPr>
      </w:pPr>
      <w:ins w:id="399" w:author="이 상준" w:date="2026-02-09T12:48:00Z">
        <w:r>
          <w:t xml:space="preserve">③ </w:t>
        </w:r>
        <w:r>
          <w:rPr>
            <w:b/>
          </w:rPr>
          <w:t>동반매도청구권(Drag-Along Right)</w:t>
        </w:r>
        <w:r>
          <w:t>: 주주1이 회사의 발행주식 총수의 51% 이상을 매</w:t>
        </w:r>
      </w:ins>
      <w:ins w:id="400" w:author="이 상준" w:date="2026-02-09T12:51:00Z">
        <w:r>
          <w:rPr>
            <w:rFonts w:hint="eastAsia"/>
          </w:rPr>
          <w:t>도</w:t>
        </w:r>
      </w:ins>
      <w:ins w:id="401" w:author="이 상준" w:date="2026-02-09T12:48:00Z">
        <w:r>
          <w:t xml:space="preserve">하고자 하는 제3자와 주식매매계약을 체결하는 경우, 주주1은 주주2에 대하여 그가 보유한 주식 전부를 동일한 조건으로 해당 제3자에게 매각할 것을 청구할 수 있다. 이 경우 주주2는 반드시 이에 응하여야 한다. </w:t>
        </w:r>
      </w:ins>
    </w:p>
    <w:p w14:paraId="7E8C6837" w14:textId="6FB15C31" w:rsidR="0054600B" w:rsidRDefault="0054600B" w:rsidP="0054600B">
      <w:pPr>
        <w:pStyle w:val="2"/>
        <w:spacing w:after="120"/>
        <w:rPr>
          <w:ins w:id="402" w:author="이 상준" w:date="2026-02-09T12:53:00Z"/>
        </w:rPr>
      </w:pPr>
      <w:ins w:id="403" w:author="이 상준" w:date="2026-02-09T12:53:00Z">
        <w:r>
          <w:rPr>
            <w:sz w:val="22"/>
            <w:szCs w:val="22"/>
          </w:rPr>
          <w:t>제1</w:t>
        </w:r>
        <w:r>
          <w:rPr>
            <w:sz w:val="22"/>
            <w:szCs w:val="22"/>
          </w:rPr>
          <w:t>3</w:t>
        </w:r>
        <w:r>
          <w:rPr>
            <w:sz w:val="22"/>
            <w:szCs w:val="22"/>
          </w:rPr>
          <w:t>조 (</w:t>
        </w:r>
        <w:r>
          <w:rPr>
            <w:rFonts w:hint="eastAsia"/>
            <w:sz w:val="22"/>
            <w:szCs w:val="22"/>
          </w:rPr>
          <w:t>주주1의 매수청구권 및 계약 해지</w:t>
        </w:r>
        <w:r>
          <w:rPr>
            <w:sz w:val="22"/>
            <w:szCs w:val="22"/>
          </w:rPr>
          <w:t>)</w:t>
        </w:r>
      </w:ins>
    </w:p>
    <w:p w14:paraId="6457B3A1" w14:textId="77777777" w:rsidR="009615B9" w:rsidRDefault="0054600B" w:rsidP="0054600B">
      <w:pPr>
        <w:spacing w:after="120"/>
        <w:rPr>
          <w:ins w:id="404" w:author="이 상준" w:date="2026-02-09T13:05:00Z"/>
        </w:rPr>
      </w:pPr>
      <w:ins w:id="405" w:author="이 상준" w:date="2026-02-09T12:54:00Z">
        <w:r>
          <w:rPr>
            <w:rFonts w:hint="eastAsia"/>
          </w:rPr>
          <w:t>①</w:t>
        </w:r>
        <w:r>
          <w:t xml:space="preserve"> 주주1은 다음 각 호의 어느 하나에 해당하는 사유가 발생한 경우, 서면 통지로써 주주2가 보유한 회사 주식 전부를 1주당 액면가액으로 매수할 것을 청구할 수 있으며, 이로써 본 계약을 해지할 수 있다.</w:t>
        </w:r>
      </w:ins>
    </w:p>
    <w:p w14:paraId="5702EC49" w14:textId="28C8B2B8" w:rsidR="0054600B" w:rsidRDefault="009615B9" w:rsidP="0054600B">
      <w:pPr>
        <w:spacing w:after="120"/>
        <w:rPr>
          <w:ins w:id="406" w:author="이 상준" w:date="2026-02-09T12:54:00Z"/>
        </w:rPr>
      </w:pPr>
      <w:ins w:id="407" w:author="이 상준" w:date="2026-02-09T13:05:00Z">
        <w:r>
          <w:rPr>
            <w:rFonts w:hint="eastAsia"/>
          </w:rPr>
          <w:t>가.</w:t>
        </w:r>
        <w:r>
          <w:t xml:space="preserve"> </w:t>
        </w:r>
      </w:ins>
      <w:ins w:id="408" w:author="이 상준" w:date="2026-02-09T12:54:00Z">
        <w:r w:rsidR="0054600B">
          <w:t xml:space="preserve">주주2가 정당한 사유 없이 연속하여 [기간 입력 필요, 예: 3개월] 이상 실질적인 영업 활동을 방치하거나 </w:t>
        </w:r>
        <w:proofErr w:type="spellStart"/>
        <w:r w:rsidR="0054600B">
          <w:t>해태한</w:t>
        </w:r>
        <w:proofErr w:type="spellEnd"/>
        <w:r w:rsidR="0054600B">
          <w:t xml:space="preserve"> 경우 </w:t>
        </w:r>
      </w:ins>
    </w:p>
    <w:p w14:paraId="262F80BE" w14:textId="4EE97B8B" w:rsidR="0054600B" w:rsidRDefault="0054600B" w:rsidP="0054600B">
      <w:pPr>
        <w:spacing w:after="120"/>
        <w:rPr>
          <w:ins w:id="409" w:author="이 상준" w:date="2026-02-09T12:54:00Z"/>
        </w:rPr>
      </w:pPr>
      <w:ins w:id="410" w:author="이 상준" w:date="2026-02-09T12:54:00Z">
        <w:r>
          <w:rPr>
            <w:rFonts w:hint="eastAsia"/>
          </w:rPr>
          <w:t>나.</w:t>
        </w:r>
        <w:r>
          <w:t xml:space="preserve"> </w:t>
        </w:r>
        <w:r>
          <w:t xml:space="preserve">주주2의 영업 활동이 확장 영업에 과도하게 편중되어, 주주1이 서면으로 시정을 요구하였음에도 불구하고 [기간 입력 필요, 예: 3개월] 이내에 개선되지 않아 회사의 사업 방향성에 </w:t>
        </w:r>
        <w:r>
          <w:lastRenderedPageBreak/>
          <w:t xml:space="preserve">중대한 저해가 된다고 합리적으로 판단되는 경우 </w:t>
        </w:r>
      </w:ins>
    </w:p>
    <w:p w14:paraId="076AB2CC" w14:textId="68DBB682" w:rsidR="0054600B" w:rsidRDefault="0054600B" w:rsidP="0054600B">
      <w:pPr>
        <w:spacing w:after="120"/>
        <w:rPr>
          <w:ins w:id="411" w:author="이 상준" w:date="2026-02-09T12:54:00Z"/>
        </w:rPr>
      </w:pPr>
      <w:ins w:id="412" w:author="이 상준" w:date="2026-02-09T12:55:00Z">
        <w:r>
          <w:rPr>
            <w:rFonts w:hint="eastAsia"/>
          </w:rPr>
          <w:t>다.</w:t>
        </w:r>
        <w:r>
          <w:t xml:space="preserve"> </w:t>
        </w:r>
      </w:ins>
      <w:ins w:id="413" w:author="이 상준" w:date="2026-02-09T12:54:00Z">
        <w:r>
          <w:t>주주2가 제8조 제1항에 따른 자금 출자 의무를 이행하지 아니한 경우</w:t>
        </w:r>
      </w:ins>
    </w:p>
    <w:p w14:paraId="2359F14F" w14:textId="3CF08EF4" w:rsidR="0054600B" w:rsidRDefault="0054600B" w:rsidP="0054600B">
      <w:pPr>
        <w:spacing w:after="120"/>
        <w:rPr>
          <w:ins w:id="414" w:author="이 상준" w:date="2026-02-09T12:54:00Z"/>
        </w:rPr>
      </w:pPr>
      <w:ins w:id="415" w:author="이 상준" w:date="2026-02-09T12:55:00Z">
        <w:r>
          <w:rPr>
            <w:rFonts w:hint="eastAsia"/>
          </w:rPr>
          <w:t>라.</w:t>
        </w:r>
        <w:r>
          <w:t xml:space="preserve"> </w:t>
        </w:r>
      </w:ins>
      <w:ins w:id="416" w:author="이 상준" w:date="2026-02-09T12:54:00Z">
        <w:r>
          <w:t>주주2가 제4조의 의결권 구속 약정을 위반한 경우</w:t>
        </w:r>
      </w:ins>
    </w:p>
    <w:p w14:paraId="4C8B3C30" w14:textId="0D9B2C39" w:rsidR="0054600B" w:rsidRDefault="0054600B" w:rsidP="0054600B">
      <w:pPr>
        <w:spacing w:after="120"/>
        <w:rPr>
          <w:ins w:id="417" w:author="이 상준" w:date="2026-02-09T12:54:00Z"/>
        </w:rPr>
      </w:pPr>
      <w:ins w:id="418" w:author="이 상준" w:date="2026-02-09T12:55:00Z">
        <w:r>
          <w:rPr>
            <w:rFonts w:hint="eastAsia"/>
          </w:rPr>
          <w:t>마.</w:t>
        </w:r>
        <w:r>
          <w:t xml:space="preserve"> </w:t>
        </w:r>
      </w:ins>
      <w:ins w:id="419" w:author="이 상준" w:date="2026-02-09T12:54:00Z">
        <w:r>
          <w:t>주주2가 제14조(경업금지) 또는 제15조(기밀유지) 의무를 중대하게 위반한 경우</w:t>
        </w:r>
      </w:ins>
    </w:p>
    <w:p w14:paraId="1490EB23" w14:textId="42506DA4" w:rsidR="0054600B" w:rsidRDefault="0054600B" w:rsidP="0054600B">
      <w:pPr>
        <w:spacing w:after="120"/>
        <w:rPr>
          <w:ins w:id="420" w:author="이 상준" w:date="2026-02-09T12:54:00Z"/>
        </w:rPr>
      </w:pPr>
      <w:ins w:id="421" w:author="이 상준" w:date="2026-02-09T12:55:00Z">
        <w:r>
          <w:rPr>
            <w:rFonts w:hint="eastAsia"/>
          </w:rPr>
          <w:t>바.</w:t>
        </w:r>
        <w:r>
          <w:t xml:space="preserve"> </w:t>
        </w:r>
      </w:ins>
      <w:ins w:id="422" w:author="이 상준" w:date="2026-02-09T12:54:00Z">
        <w:r>
          <w:t>기타 주주2의 귀책사유로 본 계약의 목적 달성이 불가능하게 된 경우</w:t>
        </w:r>
      </w:ins>
    </w:p>
    <w:p w14:paraId="16994E32" w14:textId="77777777" w:rsidR="0054600B" w:rsidRDefault="0054600B" w:rsidP="0054600B">
      <w:pPr>
        <w:spacing w:after="120"/>
        <w:rPr>
          <w:ins w:id="423" w:author="이 상준" w:date="2026-02-09T12:54:00Z"/>
        </w:rPr>
      </w:pPr>
      <w:ins w:id="424" w:author="이 상준" w:date="2026-02-09T12:54:00Z">
        <w:r>
          <w:rPr>
            <w:rFonts w:hint="eastAsia"/>
          </w:rPr>
          <w:t>②</w:t>
        </w:r>
        <w:r>
          <w:t xml:space="preserve"> 제1항의 매수청구권 행사에 따라 주식매매대금 지급 및 주식 이전 절차는 주주1의 매수청구 통지일로부터 30일 이내에 완료되어야 한다.</w:t>
        </w:r>
      </w:ins>
    </w:p>
    <w:p w14:paraId="7EC73746" w14:textId="38EEF961" w:rsidR="0054600B" w:rsidRDefault="0054600B" w:rsidP="0054600B">
      <w:pPr>
        <w:spacing w:after="120"/>
        <w:rPr>
          <w:ins w:id="425" w:author="이 상준" w:date="2026-02-09T12:53:00Z"/>
        </w:rPr>
        <w:pPrChange w:id="426" w:author="이 상준" w:date="2026-02-09T12:56:00Z">
          <w:pPr/>
        </w:pPrChange>
      </w:pPr>
      <w:ins w:id="427" w:author="이 상준" w:date="2026-02-09T12:54:00Z">
        <w:r>
          <w:rPr>
            <w:rFonts w:hint="eastAsia"/>
          </w:rPr>
          <w:t>③</w:t>
        </w:r>
        <w:r>
          <w:t xml:space="preserve"> 각 당사자는 제1항의 매매가격(액면가액)이 주주2의 귀책사유 발생 시 적용되는 것으로서, 동업관계의 파탄에 따른 </w:t>
        </w:r>
        <w:proofErr w:type="spellStart"/>
        <w:r>
          <w:t>유책</w:t>
        </w:r>
        <w:proofErr w:type="spellEnd"/>
        <w:r>
          <w:t xml:space="preserve"> 당사자의 지분 정산 방법으로 상호 합의한 합리적인 가격임을 확인하며, 향후 이에 대하여 일체의 이의를 제기하지 아니한다</w:t>
        </w:r>
      </w:ins>
      <w:ins w:id="428" w:author="이 상준" w:date="2026-02-09T12:53:00Z">
        <w:r>
          <w:t>.</w:t>
        </w:r>
      </w:ins>
    </w:p>
    <w:p w14:paraId="52CE9AF5" w14:textId="77777777" w:rsidR="0054600B" w:rsidRPr="0054600B" w:rsidRDefault="0054600B" w:rsidP="0054600B">
      <w:pPr>
        <w:rPr>
          <w:ins w:id="429" w:author="이 상준" w:date="2026-02-09T12:48:00Z"/>
          <w:rFonts w:hint="eastAsia"/>
          <w:rPrChange w:id="430" w:author="이 상준" w:date="2026-02-09T12:53:00Z">
            <w:rPr>
              <w:ins w:id="431" w:author="이 상준" w:date="2026-02-09T12:48:00Z"/>
              <w:rFonts w:hint="eastAsia"/>
            </w:rPr>
          </w:rPrChange>
        </w:rPr>
      </w:pPr>
    </w:p>
    <w:p w14:paraId="532F87D8" w14:textId="477FBD29" w:rsidR="00EA4BEE" w:rsidRPr="0054600B" w:rsidDel="0054600B" w:rsidRDefault="005913E9">
      <w:pPr>
        <w:spacing w:after="120"/>
        <w:rPr>
          <w:del w:id="432" w:author="이 상준" w:date="2026-02-09T12:48:00Z"/>
          <w:sz w:val="36"/>
          <w:szCs w:val="36"/>
          <w:rPrChange w:id="433" w:author="이 상준" w:date="2026-02-09T12:56:00Z">
            <w:rPr>
              <w:del w:id="434" w:author="이 상준" w:date="2026-02-09T12:48:00Z"/>
            </w:rPr>
          </w:rPrChange>
        </w:rPr>
      </w:pPr>
      <w:del w:id="435" w:author="이 상준" w:date="2026-02-09T12:48:00Z">
        <w:r w:rsidRPr="0054600B" w:rsidDel="0054600B">
          <w:rPr>
            <w:sz w:val="36"/>
            <w:szCs w:val="36"/>
            <w:rPrChange w:id="436" w:author="이 상준" w:date="2026-02-09T12:56:00Z">
              <w:rPr/>
            </w:rPrChange>
          </w:rPr>
          <w:delText>① 외부 투자자에게 기존 주식을 매각하여야 하는 경우, 주주2의 구주를 우선적으로 매각한다.</w:delText>
        </w:r>
      </w:del>
    </w:p>
    <w:p w14:paraId="617B4FE5" w14:textId="476FA5DF" w:rsidR="00EA4BEE" w:rsidRPr="0054600B" w:rsidDel="0054600B" w:rsidRDefault="005913E9">
      <w:pPr>
        <w:spacing w:after="120"/>
        <w:rPr>
          <w:del w:id="437" w:author="이 상준" w:date="2026-02-09T12:48:00Z"/>
          <w:sz w:val="36"/>
          <w:szCs w:val="36"/>
          <w:rPrChange w:id="438" w:author="이 상준" w:date="2026-02-09T12:56:00Z">
            <w:rPr>
              <w:del w:id="439" w:author="이 상준" w:date="2026-02-09T12:48:00Z"/>
            </w:rPr>
          </w:rPrChange>
        </w:rPr>
      </w:pPr>
      <w:del w:id="440" w:author="이 상준" w:date="2026-02-09T12:48:00Z">
        <w:r w:rsidRPr="0054600B" w:rsidDel="0054600B">
          <w:rPr>
            <w:sz w:val="36"/>
            <w:szCs w:val="36"/>
            <w:rPrChange w:id="441" w:author="이 상준" w:date="2026-02-09T12:56:00Z">
              <w:rPr/>
            </w:rPrChange>
          </w:rPr>
          <w:delText>② 주주1의 지분은 투자 유치 과정에서 최대한 유지되어야 한다.</w:delText>
        </w:r>
      </w:del>
    </w:p>
    <w:p w14:paraId="52B4E9A5" w14:textId="0BED1D12" w:rsidR="00EA4BEE" w:rsidRPr="0054600B" w:rsidDel="0054600B" w:rsidRDefault="005913E9">
      <w:pPr>
        <w:spacing w:after="120"/>
        <w:rPr>
          <w:del w:id="442" w:author="이 상준" w:date="2026-02-09T12:48:00Z"/>
          <w:sz w:val="36"/>
          <w:szCs w:val="36"/>
          <w:rPrChange w:id="443" w:author="이 상준" w:date="2026-02-09T12:56:00Z">
            <w:rPr>
              <w:del w:id="444" w:author="이 상준" w:date="2026-02-09T12:48:00Z"/>
            </w:rPr>
          </w:rPrChange>
        </w:rPr>
      </w:pPr>
      <w:del w:id="445" w:author="이 상준" w:date="2026-02-09T12:48:00Z">
        <w:r w:rsidRPr="0054600B" w:rsidDel="0054600B">
          <w:rPr>
            <w:sz w:val="36"/>
            <w:szCs w:val="36"/>
            <w:rPrChange w:id="446" w:author="이 상준" w:date="2026-02-09T12:56:00Z">
              <w:rPr/>
            </w:rPrChange>
          </w:rPr>
          <w:delText>③ 주주2는 주주1의 요청이 있는 경우, 합리적인 가격으로 자신의 구주를 투자자에게 매각하는 데 협조하여야 한다.</w:delText>
        </w:r>
      </w:del>
    </w:p>
    <w:p w14:paraId="01743689" w14:textId="4B952EE2" w:rsidR="00EA4BEE" w:rsidRPr="0054600B" w:rsidDel="0054600B" w:rsidRDefault="005913E9">
      <w:pPr>
        <w:spacing w:after="120"/>
        <w:rPr>
          <w:del w:id="447" w:author="이 상준" w:date="2026-02-09T12:48:00Z"/>
          <w:sz w:val="36"/>
          <w:szCs w:val="36"/>
          <w:rPrChange w:id="448" w:author="이 상준" w:date="2026-02-09T12:56:00Z">
            <w:rPr>
              <w:del w:id="449" w:author="이 상준" w:date="2026-02-09T12:48:00Z"/>
            </w:rPr>
          </w:rPrChange>
        </w:rPr>
      </w:pPr>
      <w:del w:id="450" w:author="이 상준" w:date="2026-02-09T12:48:00Z">
        <w:r w:rsidRPr="0054600B" w:rsidDel="0054600B">
          <w:rPr>
            <w:sz w:val="36"/>
            <w:szCs w:val="36"/>
            <w:rPrChange w:id="451" w:author="이 상준" w:date="2026-02-09T12:56:00Z">
              <w:rPr/>
            </w:rPrChange>
          </w:rPr>
          <w:delText>④ 구주 매각 가격은 투자자와의 협의 및 회사의 기업가치 평가를 기준으로 주주1이 결정한다.</w:delText>
        </w:r>
      </w:del>
    </w:p>
    <w:p w14:paraId="625CE635" w14:textId="2BC44D3C" w:rsidR="00EA4BEE" w:rsidRPr="0054600B" w:rsidRDefault="005913E9">
      <w:pPr>
        <w:pStyle w:val="1"/>
        <w:spacing w:after="120"/>
        <w:rPr>
          <w:sz w:val="36"/>
          <w:szCs w:val="36"/>
          <w:rPrChange w:id="452" w:author="이 상준" w:date="2026-02-09T12:56:00Z">
            <w:rPr/>
          </w:rPrChange>
        </w:rPr>
      </w:pPr>
      <w:r w:rsidRPr="0054600B">
        <w:rPr>
          <w:sz w:val="24"/>
          <w:szCs w:val="24"/>
          <w:rPrChange w:id="453" w:author="이 상준" w:date="2026-02-09T12:56:00Z">
            <w:rPr>
              <w:sz w:val="22"/>
              <w:szCs w:val="22"/>
            </w:rPr>
          </w:rPrChange>
        </w:rPr>
        <w:t>제</w:t>
      </w:r>
      <w:ins w:id="454" w:author="이 상준" w:date="2026-02-09T12:56:00Z">
        <w:r w:rsidR="0054600B" w:rsidRPr="0054600B">
          <w:rPr>
            <w:sz w:val="24"/>
            <w:szCs w:val="24"/>
            <w:rPrChange w:id="455" w:author="이 상준" w:date="2026-02-09T12:56:00Z">
              <w:rPr>
                <w:sz w:val="22"/>
                <w:szCs w:val="22"/>
              </w:rPr>
            </w:rPrChange>
          </w:rPr>
          <w:t>5</w:t>
        </w:r>
      </w:ins>
      <w:del w:id="456" w:author="이 상준" w:date="2026-02-09T12:56:00Z">
        <w:r w:rsidRPr="0054600B" w:rsidDel="0054600B">
          <w:rPr>
            <w:sz w:val="24"/>
            <w:szCs w:val="24"/>
            <w:rPrChange w:id="457" w:author="이 상준" w:date="2026-02-09T12:56:00Z">
              <w:rPr>
                <w:sz w:val="22"/>
                <w:szCs w:val="22"/>
              </w:rPr>
            </w:rPrChange>
          </w:rPr>
          <w:delText>6</w:delText>
        </w:r>
      </w:del>
      <w:r w:rsidRPr="0054600B">
        <w:rPr>
          <w:sz w:val="24"/>
          <w:szCs w:val="24"/>
          <w:rPrChange w:id="458" w:author="이 상준" w:date="2026-02-09T12:56:00Z">
            <w:rPr>
              <w:sz w:val="22"/>
              <w:szCs w:val="22"/>
            </w:rPr>
          </w:rPrChange>
        </w:rPr>
        <w:t xml:space="preserve">장 </w:t>
      </w:r>
      <w:del w:id="459" w:author="이 상준" w:date="2026-02-09T12:56:00Z">
        <w:r w:rsidRPr="0054600B" w:rsidDel="0054600B">
          <w:rPr>
            <w:rFonts w:hint="eastAsia"/>
            <w:sz w:val="24"/>
            <w:szCs w:val="24"/>
            <w:rPrChange w:id="460" w:author="이 상준" w:date="2026-02-09T12:56:00Z">
              <w:rPr>
                <w:sz w:val="22"/>
                <w:szCs w:val="22"/>
              </w:rPr>
            </w:rPrChange>
          </w:rPr>
          <w:delText>성과 평가 및 퇴출</w:delText>
        </w:r>
      </w:del>
      <w:ins w:id="461" w:author="이 상준" w:date="2026-02-09T12:56:00Z">
        <w:r w:rsidR="0054600B">
          <w:rPr>
            <w:rFonts w:hint="eastAsia"/>
            <w:sz w:val="24"/>
            <w:szCs w:val="24"/>
          </w:rPr>
          <w:t>기타 주주간 의무 및 일반 조항</w:t>
        </w:r>
      </w:ins>
    </w:p>
    <w:p w14:paraId="20F86130" w14:textId="1834E33F" w:rsidR="00EA4BEE" w:rsidDel="0054600B" w:rsidRDefault="005913E9">
      <w:pPr>
        <w:pStyle w:val="2"/>
        <w:spacing w:after="120"/>
        <w:rPr>
          <w:del w:id="462" w:author="이 상준" w:date="2026-02-09T12:56:00Z"/>
        </w:rPr>
      </w:pPr>
      <w:del w:id="463" w:author="이 상준" w:date="2026-02-09T12:56:00Z">
        <w:r w:rsidDel="0054600B">
          <w:rPr>
            <w:sz w:val="22"/>
            <w:szCs w:val="22"/>
          </w:rPr>
          <w:delText>제11조 (영업 활동의 범위 및 성실 의무)</w:delText>
        </w:r>
      </w:del>
    </w:p>
    <w:p w14:paraId="73B53CE2" w14:textId="3B1C9AE8" w:rsidR="00EA4BEE" w:rsidDel="0054600B" w:rsidRDefault="005913E9">
      <w:pPr>
        <w:spacing w:after="120"/>
        <w:rPr>
          <w:del w:id="464" w:author="이 상준" w:date="2026-02-09T12:56:00Z"/>
        </w:rPr>
      </w:pPr>
      <w:del w:id="465" w:author="이 상준" w:date="2026-02-09T12:56:00Z">
        <w:r w:rsidDel="0054600B">
          <w:delText>① 주주2의 영업 활동은 회사의 사업 목적 및 크리에이터후드의 사업 방향성에 부합하는 것을 원칙으로 한다.</w:delText>
        </w:r>
      </w:del>
    </w:p>
    <w:p w14:paraId="0AEDB120" w14:textId="143E1152" w:rsidR="00EA4BEE" w:rsidDel="0054600B" w:rsidRDefault="005913E9">
      <w:pPr>
        <w:spacing w:after="120"/>
        <w:rPr>
          <w:del w:id="466" w:author="이 상준" w:date="2026-02-09T12:56:00Z"/>
        </w:rPr>
      </w:pPr>
      <w:del w:id="467" w:author="이 상준" w:date="2026-02-09T12:56:00Z">
        <w:r w:rsidDel="0054600B">
          <w:delText>② 주주2의 영업 활동은 다음 두 가지 유형으로 구분한다:</w:delText>
        </w:r>
      </w:del>
    </w:p>
    <w:p w14:paraId="5BB0D863" w14:textId="5E3C101F" w:rsidR="00EA4BEE" w:rsidDel="0054600B" w:rsidRDefault="005913E9">
      <w:pPr>
        <w:spacing w:after="120"/>
        <w:ind w:left="720"/>
        <w:rPr>
          <w:del w:id="468" w:author="이 상준" w:date="2026-02-09T12:56:00Z"/>
        </w:rPr>
      </w:pPr>
      <w:del w:id="469" w:author="이 상준" w:date="2026-02-09T12:56:00Z">
        <w:r w:rsidDel="0054600B">
          <w:delText xml:space="preserve">  1. "핵심 영업": 회사(크리에이터후드)의 사업 확장에 직접적으로 기여하는 영업 활동 (예: 브랜드 콘텐츠, SNS 채널 운영, 디지털 마케팅 등 회사 핵심 사업 영역의 신규 고객 유치)</w:delText>
        </w:r>
      </w:del>
    </w:p>
    <w:p w14:paraId="2A6A3DE9" w14:textId="1A9599EC" w:rsidR="00EA4BEE" w:rsidDel="0054600B" w:rsidRDefault="005913E9">
      <w:pPr>
        <w:spacing w:after="120"/>
        <w:ind w:left="720"/>
        <w:rPr>
          <w:del w:id="470" w:author="이 상준" w:date="2026-02-09T12:56:00Z"/>
        </w:rPr>
      </w:pPr>
      <w:del w:id="471" w:author="이 상준" w:date="2026-02-09T12:56:00Z">
        <w:r w:rsidDel="0054600B">
          <w:delText xml:space="preserve">  2. "확장 영업": 주주2의 기존 네트워크 등을 활용하여 회사의 핵심 사업 영역 외의 프로젝트를 수주하는 활동</w:delText>
        </w:r>
      </w:del>
    </w:p>
    <w:p w14:paraId="48D5D55B" w14:textId="7DEEC2BB" w:rsidR="00EA4BEE" w:rsidDel="0054600B" w:rsidRDefault="005913E9">
      <w:pPr>
        <w:spacing w:after="120"/>
        <w:rPr>
          <w:del w:id="472" w:author="이 상준" w:date="2026-02-09T12:56:00Z"/>
        </w:rPr>
      </w:pPr>
      <w:del w:id="473" w:author="이 상준" w:date="2026-02-09T12:56:00Z">
        <w:r w:rsidDel="0054600B">
          <w:delText>③ 확장 영업은 회사의 매출 및 역량 활용 측면에서 기여할 수 있으나, 주주2의 영업 활동이 확장 영업에 과도하게 편중되어 핵심 영업이 소홀해져서는 아니 된다.</w:delText>
        </w:r>
      </w:del>
    </w:p>
    <w:p w14:paraId="4E66E95C" w14:textId="568500C1" w:rsidR="00EA4BEE" w:rsidDel="0054600B" w:rsidRDefault="005913E9">
      <w:pPr>
        <w:spacing w:after="120"/>
        <w:rPr>
          <w:del w:id="474" w:author="이 상준" w:date="2026-02-09T12:56:00Z"/>
        </w:rPr>
      </w:pPr>
      <w:del w:id="475" w:author="이 상준" w:date="2026-02-09T12:56:00Z">
        <w:r w:rsidDel="0054600B">
          <w:delText>④ 주주1은 분기별로 주주2의 영업 활동 구성을 검토하며, 핵심 영업 비율이 현저히 부족하다고 판단되는 경우 주주2에게 영업 활동 방향의 시정을 서면으로 요구할 수 있다.</w:delText>
        </w:r>
      </w:del>
    </w:p>
    <w:p w14:paraId="5D135E70" w14:textId="04608FAD" w:rsidR="00EA4BEE" w:rsidDel="0054600B" w:rsidRDefault="005913E9">
      <w:pPr>
        <w:spacing w:after="120"/>
        <w:rPr>
          <w:del w:id="476" w:author="이 상준" w:date="2026-02-09T12:56:00Z"/>
        </w:rPr>
      </w:pPr>
      <w:del w:id="477" w:author="이 상준" w:date="2026-02-09T12:56:00Z">
        <w:r w:rsidDel="0054600B">
          <w:delText>⑤ 주주2는 성실하게 영업 활동을 수행하여야 하며, 정당한 사유 없이 영업 활동을 방치하거나 해태하여서는 아니 된다.</w:delText>
        </w:r>
      </w:del>
    </w:p>
    <w:p w14:paraId="42A86E75" w14:textId="760F5336" w:rsidR="0054600B" w:rsidRDefault="005913E9">
      <w:pPr>
        <w:pStyle w:val="2"/>
        <w:spacing w:after="120"/>
        <w:rPr>
          <w:ins w:id="478" w:author="이 상준" w:date="2026-02-09T12:58:00Z"/>
          <w:rFonts w:hint="eastAsia"/>
          <w:sz w:val="22"/>
          <w:szCs w:val="22"/>
        </w:rPr>
      </w:pPr>
      <w:r>
        <w:rPr>
          <w:sz w:val="22"/>
          <w:szCs w:val="22"/>
        </w:rPr>
        <w:t>제1</w:t>
      </w:r>
      <w:ins w:id="479" w:author="이 상준" w:date="2026-02-09T12:56:00Z">
        <w:r w:rsidR="0054600B">
          <w:rPr>
            <w:sz w:val="22"/>
            <w:szCs w:val="22"/>
          </w:rPr>
          <w:t>4</w:t>
        </w:r>
      </w:ins>
      <w:del w:id="480" w:author="이 상준" w:date="2026-02-09T12:56:00Z">
        <w:r w:rsidDel="0054600B">
          <w:rPr>
            <w:sz w:val="22"/>
            <w:szCs w:val="22"/>
          </w:rPr>
          <w:delText>2</w:delText>
        </w:r>
      </w:del>
      <w:r>
        <w:rPr>
          <w:sz w:val="22"/>
          <w:szCs w:val="22"/>
        </w:rPr>
        <w:t xml:space="preserve">조 </w:t>
      </w:r>
      <w:ins w:id="481" w:author="이 상준" w:date="2026-02-09T12:57:00Z">
        <w:r w:rsidR="0054600B">
          <w:rPr>
            <w:rFonts w:hint="eastAsia"/>
            <w:sz w:val="22"/>
            <w:szCs w:val="22"/>
          </w:rPr>
          <w:t>(경업 금지</w:t>
        </w:r>
      </w:ins>
      <w:del w:id="482" w:author="이 상준" w:date="2026-02-09T12:57:00Z">
        <w:r w:rsidDel="0054600B">
          <w:rPr>
            <w:sz w:val="22"/>
            <w:szCs w:val="22"/>
          </w:rPr>
          <w:delText>(영업 의무 위반에 따른 시정 및 해지</w:delText>
        </w:r>
      </w:del>
      <w:r>
        <w:rPr>
          <w:sz w:val="22"/>
          <w:szCs w:val="22"/>
        </w:rPr>
        <w:t>)</w:t>
      </w:r>
    </w:p>
    <w:p w14:paraId="6B5CDED9" w14:textId="77777777" w:rsidR="009615B9" w:rsidRPr="009615B9" w:rsidRDefault="009615B9" w:rsidP="009615B9">
      <w:pPr>
        <w:pStyle w:val="2"/>
        <w:spacing w:after="120"/>
        <w:rPr>
          <w:ins w:id="483" w:author="이 상준" w:date="2026-02-09T12:59:00Z"/>
          <w:b w:val="0"/>
          <w:bCs w:val="0"/>
          <w:sz w:val="22"/>
          <w:szCs w:val="22"/>
        </w:rPr>
      </w:pPr>
      <w:ins w:id="484" w:author="이 상준" w:date="2026-02-09T12:59:00Z">
        <w:r w:rsidRPr="009615B9">
          <w:rPr>
            <w:rFonts w:hint="eastAsia"/>
            <w:b w:val="0"/>
            <w:bCs w:val="0"/>
            <w:sz w:val="22"/>
            <w:szCs w:val="22"/>
          </w:rPr>
          <w:t>①</w:t>
        </w:r>
        <w:r w:rsidRPr="009615B9">
          <w:rPr>
            <w:b w:val="0"/>
            <w:bCs w:val="0"/>
            <w:sz w:val="22"/>
            <w:szCs w:val="22"/>
          </w:rPr>
          <w:t xml:space="preserve"> 주주2는 본 계약의 유효기간 및 본 계약 종료 후 [기간 입력 필요, 예: 2년]간, 주주1의 사전 서면 동의 없이 자기 또는 제3자의 계산으로 회사의 영업부류에 속하는 사업을 영위하거나 동종 영업을 목적으로 하는 다른 회사의 임직원이 되거나 자문을 제공하는 등 일체의 경쟁 행위를 하여서는 아니 된다.</w:t>
        </w:r>
      </w:ins>
    </w:p>
    <w:p w14:paraId="36FEF258" w14:textId="64DE263D" w:rsidR="0054600B" w:rsidRPr="0054600B" w:rsidRDefault="009615B9" w:rsidP="009615B9">
      <w:pPr>
        <w:pStyle w:val="2"/>
        <w:spacing w:after="120"/>
        <w:rPr>
          <w:rFonts w:hint="eastAsia"/>
          <w:rPrChange w:id="485" w:author="이 상준" w:date="2026-02-09T12:58:00Z">
            <w:rPr>
              <w:rFonts w:hint="eastAsia"/>
            </w:rPr>
          </w:rPrChange>
        </w:rPr>
      </w:pPr>
      <w:ins w:id="486" w:author="이 상준" w:date="2026-02-09T12:59:00Z">
        <w:r w:rsidRPr="009615B9">
          <w:rPr>
            <w:rFonts w:hint="eastAsia"/>
            <w:b w:val="0"/>
            <w:bCs w:val="0"/>
            <w:sz w:val="22"/>
            <w:szCs w:val="22"/>
          </w:rPr>
          <w:t>②</w:t>
        </w:r>
        <w:r w:rsidRPr="009615B9">
          <w:rPr>
            <w:b w:val="0"/>
            <w:bCs w:val="0"/>
            <w:sz w:val="22"/>
            <w:szCs w:val="22"/>
          </w:rPr>
          <w:t xml:space="preserve"> 주주1이 개인사업자로서 운영하는 ‘</w:t>
        </w:r>
        <w:proofErr w:type="spellStart"/>
        <w:r w:rsidRPr="009615B9">
          <w:rPr>
            <w:b w:val="0"/>
            <w:bCs w:val="0"/>
            <w:sz w:val="22"/>
            <w:szCs w:val="22"/>
          </w:rPr>
          <w:t>크리에이터후드</w:t>
        </w:r>
        <w:proofErr w:type="spellEnd"/>
        <w:r w:rsidRPr="009615B9">
          <w:rPr>
            <w:b w:val="0"/>
            <w:bCs w:val="0"/>
            <w:sz w:val="22"/>
            <w:szCs w:val="22"/>
          </w:rPr>
          <w:t>’ 관련 사업 활동은 제1항의 경업금지 의무의 예외로 하며, 이는 상법 제397조의 경업금지 위반 또는 회사 기회 유용에 해당하지 아니함을 주주2는 확인하고 이에 동의한다</w:t>
        </w:r>
      </w:ins>
    </w:p>
    <w:p w14:paraId="60B9301D" w14:textId="263ABA34" w:rsidR="00EA4BEE" w:rsidDel="0054600B" w:rsidRDefault="005913E9">
      <w:pPr>
        <w:spacing w:after="120"/>
        <w:rPr>
          <w:del w:id="487" w:author="이 상준" w:date="2026-02-09T12:56:00Z"/>
        </w:rPr>
      </w:pPr>
      <w:del w:id="488" w:author="이 상준" w:date="2026-02-09T12:56:00Z">
        <w:r w:rsidDel="0054600B">
          <w:delText>① 주주1은 주주2가 다음 각 호에 해당하는 경우, 서면으로 시정을 요구할 수 있다:</w:delText>
        </w:r>
      </w:del>
    </w:p>
    <w:p w14:paraId="3B77B8EE" w14:textId="13F3D792" w:rsidR="00EA4BEE" w:rsidDel="0054600B" w:rsidRDefault="005913E9">
      <w:pPr>
        <w:spacing w:after="120"/>
        <w:ind w:left="720"/>
        <w:rPr>
          <w:del w:id="489" w:author="이 상준" w:date="2026-02-09T12:56:00Z"/>
        </w:rPr>
      </w:pPr>
      <w:del w:id="490" w:author="이 상준" w:date="2026-02-09T12:56:00Z">
        <w:r w:rsidDel="0054600B">
          <w:delText xml:space="preserve">  1. 정당한 사유 없이 영업 활동을 장기간(연속 [  ]개월 이상) 방치하거나 해태한 경우</w:delText>
        </w:r>
      </w:del>
    </w:p>
    <w:p w14:paraId="7AFE479E" w14:textId="43D770C6" w:rsidR="00EA4BEE" w:rsidDel="0054600B" w:rsidRDefault="005913E9">
      <w:pPr>
        <w:spacing w:after="120"/>
        <w:ind w:left="720"/>
        <w:rPr>
          <w:del w:id="491" w:author="이 상준" w:date="2026-02-09T12:56:00Z"/>
        </w:rPr>
      </w:pPr>
      <w:del w:id="492" w:author="이 상준" w:date="2026-02-09T12:56:00Z">
        <w:r w:rsidDel="0054600B">
          <w:delText xml:space="preserve">  2. 핵심 영업 없이 확장 영업만을 반복적으로 수행하여, 회사가 주주2의 기존 네트워크에 대한 하청 기능에 그치게 되는 등 사업 방향성에 저해가 되는 경우</w:delText>
        </w:r>
      </w:del>
    </w:p>
    <w:p w14:paraId="080E6B58" w14:textId="5C46FD65" w:rsidR="00EA4BEE" w:rsidDel="0054600B" w:rsidRDefault="005913E9">
      <w:pPr>
        <w:spacing w:after="120"/>
        <w:ind w:left="720"/>
        <w:rPr>
          <w:del w:id="493" w:author="이 상준" w:date="2026-02-09T12:56:00Z"/>
        </w:rPr>
      </w:pPr>
      <w:del w:id="494" w:author="이 상준" w:date="2026-02-09T12:56:00Z">
        <w:r w:rsidDel="0054600B">
          <w:delText xml:space="preserve">  3. 기타 주주2의 영업 활동이 회사의 사업 발전에 실질적으로 기여하지 못한다고 주주1이 합리적으로 판단하는 경우</w:delText>
        </w:r>
      </w:del>
    </w:p>
    <w:p w14:paraId="2C38B4A9" w14:textId="0A5CE741" w:rsidR="00EA4BEE" w:rsidDel="0054600B" w:rsidRDefault="005913E9">
      <w:pPr>
        <w:spacing w:after="120"/>
        <w:rPr>
          <w:del w:id="495" w:author="이 상준" w:date="2026-02-09T12:56:00Z"/>
        </w:rPr>
      </w:pPr>
      <w:del w:id="496" w:author="이 상준" w:date="2026-02-09T12:56:00Z">
        <w:r w:rsidDel="0054600B">
          <w:delText>② 시정 요구를 받은 주주2가 [  ]개월 이내에 영업 활동을 개선하지 못하는 경우, 주주1은 본 계약을 해지할 수 있다.</w:delText>
        </w:r>
      </w:del>
    </w:p>
    <w:p w14:paraId="167778E2" w14:textId="2073E968" w:rsidR="00EA4BEE" w:rsidDel="0054600B" w:rsidRDefault="005913E9">
      <w:pPr>
        <w:spacing w:after="120"/>
        <w:rPr>
          <w:del w:id="497" w:author="이 상준" w:date="2026-02-09T12:56:00Z"/>
        </w:rPr>
      </w:pPr>
      <w:del w:id="498" w:author="이 상준" w:date="2026-02-09T12:56:00Z">
        <w:r w:rsidDel="0054600B">
          <w:delText>③ 해지 시 주주2는 보유 주식 전부를 주주1 또는 주주1이 지정하는 자에게 액면가로 매도하여야 한다.</w:delText>
        </w:r>
      </w:del>
    </w:p>
    <w:p w14:paraId="00654681" w14:textId="7CA09553" w:rsidR="00EA4BEE" w:rsidDel="0054600B" w:rsidRDefault="005913E9">
      <w:pPr>
        <w:spacing w:after="120"/>
        <w:rPr>
          <w:del w:id="499" w:author="이 상준" w:date="2026-02-09T12:56:00Z"/>
        </w:rPr>
      </w:pPr>
      <w:del w:id="500" w:author="이 상준" w:date="2026-02-09T12:56:00Z">
        <w:r w:rsidDel="0054600B">
          <w:delText>④ 주주2는 전항에 따른 매도 의무를 본 계약 체결 시 확인하며, 이에 대해 이의를 제기하지 아니한다.</w:delText>
        </w:r>
      </w:del>
    </w:p>
    <w:p w14:paraId="484E7284" w14:textId="0534025B" w:rsidR="00EA4BEE" w:rsidDel="0054600B" w:rsidRDefault="005913E9">
      <w:pPr>
        <w:spacing w:after="120"/>
        <w:rPr>
          <w:del w:id="501" w:author="이 상준" w:date="2026-02-09T12:56:00Z"/>
        </w:rPr>
      </w:pPr>
      <w:del w:id="502" w:author="이 상준" w:date="2026-02-09T12:56:00Z">
        <w:r w:rsidDel="0054600B">
          <w:delText>⑤ 해지에 따른 주식 매도는 해지 통보일로부터 30일 이내에 완료하여야 한다.</w:delText>
        </w:r>
      </w:del>
    </w:p>
    <w:p w14:paraId="048C1FE1" w14:textId="55FFA6DB" w:rsidR="00EA4BEE" w:rsidDel="0054600B" w:rsidRDefault="005913E9">
      <w:pPr>
        <w:rPr>
          <w:del w:id="503" w:author="이 상준" w:date="2026-02-09T12:56:00Z"/>
        </w:rPr>
      </w:pPr>
      <w:del w:id="504" w:author="이 상준" w:date="2026-02-09T12:56:00Z">
        <w:r w:rsidDel="0054600B">
          <w:br w:type="page"/>
        </w:r>
      </w:del>
    </w:p>
    <w:p w14:paraId="0EAFA826" w14:textId="789ADFFA" w:rsidR="00EA4BEE" w:rsidDel="009615B9" w:rsidRDefault="005913E9">
      <w:pPr>
        <w:pStyle w:val="1"/>
        <w:spacing w:after="120"/>
        <w:rPr>
          <w:del w:id="505" w:author="이 상준" w:date="2026-02-09T13:00:00Z"/>
        </w:rPr>
      </w:pPr>
      <w:del w:id="506" w:author="이 상준" w:date="2026-02-09T13:00:00Z">
        <w:r w:rsidDel="009615B9">
          <w:rPr>
            <w:sz w:val="22"/>
            <w:szCs w:val="22"/>
          </w:rPr>
          <w:delText>제7장 주식 처분 제한</w:delText>
        </w:r>
      </w:del>
    </w:p>
    <w:p w14:paraId="03D27022" w14:textId="62A1892D" w:rsidR="00EA4BEE" w:rsidDel="009615B9" w:rsidRDefault="005913E9" w:rsidP="009615B9">
      <w:pPr>
        <w:pStyle w:val="2"/>
        <w:spacing w:after="120"/>
        <w:rPr>
          <w:del w:id="507" w:author="이 상준" w:date="2026-02-09T13:00:00Z"/>
        </w:rPr>
        <w:pPrChange w:id="508" w:author="이 상준" w:date="2026-02-09T13:00:00Z">
          <w:pPr>
            <w:pStyle w:val="2"/>
            <w:spacing w:after="120"/>
          </w:pPr>
        </w:pPrChange>
      </w:pPr>
      <w:r>
        <w:rPr>
          <w:sz w:val="22"/>
          <w:szCs w:val="22"/>
        </w:rPr>
        <w:t>제1</w:t>
      </w:r>
      <w:ins w:id="509" w:author="이 상준" w:date="2026-02-09T13:00:00Z">
        <w:r w:rsidR="009615B9">
          <w:rPr>
            <w:sz w:val="22"/>
            <w:szCs w:val="22"/>
          </w:rPr>
          <w:t>5</w:t>
        </w:r>
      </w:ins>
      <w:del w:id="510" w:author="이 상준" w:date="2026-02-09T13:00:00Z">
        <w:r w:rsidDel="009615B9">
          <w:rPr>
            <w:sz w:val="22"/>
            <w:szCs w:val="22"/>
          </w:rPr>
          <w:delText>3</w:delText>
        </w:r>
      </w:del>
      <w:r>
        <w:rPr>
          <w:sz w:val="22"/>
          <w:szCs w:val="22"/>
        </w:rPr>
        <w:t xml:space="preserve">조 </w:t>
      </w:r>
      <w:del w:id="511" w:author="이 상준" w:date="2026-02-09T13:00:00Z">
        <w:r w:rsidDel="009615B9">
          <w:rPr>
            <w:sz w:val="22"/>
            <w:szCs w:val="22"/>
          </w:rPr>
          <w:delText>(주식의 처분 제한)</w:delText>
        </w:r>
      </w:del>
    </w:p>
    <w:p w14:paraId="3B246FEA" w14:textId="49193F93" w:rsidR="00EA4BEE" w:rsidDel="009615B9" w:rsidRDefault="005913E9" w:rsidP="009615B9">
      <w:pPr>
        <w:pStyle w:val="2"/>
        <w:spacing w:after="120"/>
        <w:rPr>
          <w:del w:id="512" w:author="이 상준" w:date="2026-02-09T13:00:00Z"/>
        </w:rPr>
        <w:pPrChange w:id="513" w:author="이 상준" w:date="2026-02-09T13:00:00Z">
          <w:pPr>
            <w:spacing w:after="120"/>
          </w:pPr>
        </w:pPrChange>
      </w:pPr>
      <w:del w:id="514" w:author="이 상준" w:date="2026-02-09T13:00:00Z">
        <w:r w:rsidDel="009615B9">
          <w:delText>① 주주는 다른 주주의 사전 서면 동의가 없는 이상 자신이 보유한 회사의 주식을 처분할 수 없다.</w:delText>
        </w:r>
      </w:del>
    </w:p>
    <w:p w14:paraId="7FE63A3F" w14:textId="5763E732" w:rsidR="00EA4BEE" w:rsidDel="009615B9" w:rsidRDefault="005913E9" w:rsidP="009615B9">
      <w:pPr>
        <w:pStyle w:val="2"/>
        <w:spacing w:after="120"/>
        <w:rPr>
          <w:del w:id="515" w:author="이 상준" w:date="2026-02-09T13:00:00Z"/>
        </w:rPr>
        <w:pPrChange w:id="516" w:author="이 상준" w:date="2026-02-09T13:00:00Z">
          <w:pPr>
            <w:spacing w:after="120"/>
          </w:pPr>
        </w:pPrChange>
      </w:pPr>
      <w:del w:id="517" w:author="이 상준" w:date="2026-02-09T13:00:00Z">
        <w:r w:rsidDel="009615B9">
          <w:delText>② 주주2는 주주1의 사전 서면 동의 없이 보유 주식의 전부 또는 일부를 제3자에게 양도, 담보 제공, 신탁 설정 등 일체의 처분을 할 수 없다.</w:delText>
        </w:r>
      </w:del>
    </w:p>
    <w:p w14:paraId="3E5585B6" w14:textId="17C8516D" w:rsidR="00EA4BEE" w:rsidDel="009615B9" w:rsidRDefault="005913E9" w:rsidP="009615B9">
      <w:pPr>
        <w:pStyle w:val="2"/>
        <w:spacing w:after="120"/>
        <w:rPr>
          <w:del w:id="518" w:author="이 상준" w:date="2026-02-09T13:00:00Z"/>
        </w:rPr>
        <w:pPrChange w:id="519" w:author="이 상준" w:date="2026-02-09T13:00:00Z">
          <w:pPr>
            <w:pStyle w:val="2"/>
            <w:spacing w:after="120"/>
          </w:pPr>
        </w:pPrChange>
      </w:pPr>
      <w:del w:id="520" w:author="이 상준" w:date="2026-02-09T13:00:00Z">
        <w:r w:rsidDel="009615B9">
          <w:rPr>
            <w:sz w:val="22"/>
            <w:szCs w:val="22"/>
          </w:rPr>
          <w:delText>제14조 (우선매수권)</w:delText>
        </w:r>
      </w:del>
    </w:p>
    <w:p w14:paraId="71F776A6" w14:textId="673DC076" w:rsidR="00EA4BEE" w:rsidDel="009615B9" w:rsidRDefault="005913E9" w:rsidP="009615B9">
      <w:pPr>
        <w:pStyle w:val="2"/>
        <w:spacing w:after="120"/>
        <w:rPr>
          <w:del w:id="521" w:author="이 상준" w:date="2026-02-09T13:00:00Z"/>
        </w:rPr>
        <w:pPrChange w:id="522" w:author="이 상준" w:date="2026-02-09T13:00:00Z">
          <w:pPr>
            <w:spacing w:after="120"/>
          </w:pPr>
        </w:pPrChange>
      </w:pPr>
      <w:del w:id="523" w:author="이 상준" w:date="2026-02-09T13:00:00Z">
        <w:r w:rsidDel="009615B9">
          <w:delText>① 주식을 매도하고자 하는 주주(이하 "양도인")가 보유 주식의 전부 또는 일부를 제3자(다른 주주를 포함하고, 이하 "양수 예정자"라 한다)에게 양도하고자 하는 경우, 다른 주주(이하 "우선매수권자")는 양수 예정자에 우선하여 동 주식을 매수할 권리(이하 "우선매수권")가 있다.</w:delText>
        </w:r>
      </w:del>
    </w:p>
    <w:p w14:paraId="3D8FAED9" w14:textId="3EF0D98C" w:rsidR="00EA4BEE" w:rsidDel="009615B9" w:rsidRDefault="005913E9" w:rsidP="009615B9">
      <w:pPr>
        <w:pStyle w:val="2"/>
        <w:spacing w:after="120"/>
        <w:rPr>
          <w:del w:id="524" w:author="이 상준" w:date="2026-02-09T13:00:00Z"/>
        </w:rPr>
        <w:pPrChange w:id="525" w:author="이 상준" w:date="2026-02-09T13:00:00Z">
          <w:pPr>
            <w:spacing w:after="120"/>
          </w:pPr>
        </w:pPrChange>
      </w:pPr>
      <w:del w:id="526" w:author="이 상준" w:date="2026-02-09T13:00:00Z">
        <w:r w:rsidDel="009615B9">
          <w:delText>② 양도인은 양수 예정자에게 주식을 양도하고자 하는 경우, 양도인이 보유한 주식을 양도하고자 한다는 취지, 양수 예정자에 대한 정보, 양도 주식수, 주당 양도 가격, 양도예정일, 기타 양도의 주요조건(이하 "주요 양도 조건")을 명시하여 양도 예정일로부터 30일 전에 우선매수권자에게 서면으로 통지하여야 한다.</w:delText>
        </w:r>
      </w:del>
    </w:p>
    <w:p w14:paraId="4C338E14" w14:textId="6B639816" w:rsidR="00EA4BEE" w:rsidDel="009615B9" w:rsidRDefault="005913E9" w:rsidP="009615B9">
      <w:pPr>
        <w:pStyle w:val="2"/>
        <w:spacing w:after="120"/>
        <w:rPr>
          <w:del w:id="527" w:author="이 상준" w:date="2026-02-09T13:00:00Z"/>
        </w:rPr>
        <w:pPrChange w:id="528" w:author="이 상준" w:date="2026-02-09T13:00:00Z">
          <w:pPr>
            <w:spacing w:after="120"/>
          </w:pPr>
        </w:pPrChange>
      </w:pPr>
      <w:del w:id="529" w:author="이 상준" w:date="2026-02-09T13:00:00Z">
        <w:r w:rsidDel="009615B9">
          <w:delText>③ 우선매수권자는 제2항에 따라 통지를 받은 날로부터 30일 이내에 양도 주식에 대하여 양수할 의사가 있음을 통지할 수 있고, 이 경우 양도인은 처분 대상 주식을 우선매수권자에게 주요 양도 조건과 동일한 조건으로 매도하여야 한다.</w:delText>
        </w:r>
      </w:del>
    </w:p>
    <w:p w14:paraId="70DE6789" w14:textId="7F44D20D" w:rsidR="00EA4BEE" w:rsidDel="009615B9" w:rsidRDefault="005913E9" w:rsidP="009615B9">
      <w:pPr>
        <w:pStyle w:val="2"/>
        <w:spacing w:after="120"/>
        <w:rPr>
          <w:del w:id="530" w:author="이 상준" w:date="2026-02-09T13:00:00Z"/>
        </w:rPr>
        <w:pPrChange w:id="531" w:author="이 상준" w:date="2026-02-09T13:00:00Z">
          <w:pPr>
            <w:pStyle w:val="2"/>
            <w:spacing w:after="120"/>
          </w:pPr>
        </w:pPrChange>
      </w:pPr>
      <w:del w:id="532" w:author="이 상준" w:date="2026-02-09T13:00:00Z">
        <w:r w:rsidDel="009615B9">
          <w:rPr>
            <w:sz w:val="22"/>
            <w:szCs w:val="22"/>
          </w:rPr>
          <w:delText>제15조 (공동매도권)</w:delText>
        </w:r>
      </w:del>
    </w:p>
    <w:p w14:paraId="1F36DD8B" w14:textId="3EFB6D75" w:rsidR="00EA4BEE" w:rsidDel="009615B9" w:rsidRDefault="005913E9" w:rsidP="009615B9">
      <w:pPr>
        <w:pStyle w:val="2"/>
        <w:spacing w:after="120"/>
        <w:rPr>
          <w:del w:id="533" w:author="이 상준" w:date="2026-02-09T13:00:00Z"/>
        </w:rPr>
        <w:pPrChange w:id="534" w:author="이 상준" w:date="2026-02-09T13:00:00Z">
          <w:pPr>
            <w:spacing w:after="120"/>
          </w:pPr>
        </w:pPrChange>
      </w:pPr>
      <w:del w:id="535" w:author="이 상준" w:date="2026-02-09T13:00:00Z">
        <w:r w:rsidDel="009615B9">
          <w:delText>① 양도인이 제13조 및 제14조에 따라 주식을 양도하고자 하는 경우, 다른 주주(이하 "공동매도권자")는 제14조의 우선매수권을 행사하는 대신 양도인과 동일한 조건으로 양도에 참여할 수 있는 권리(이하 "공동매도권")가 있다.</w:delText>
        </w:r>
      </w:del>
    </w:p>
    <w:p w14:paraId="16DDF132" w14:textId="6F16B5A9" w:rsidR="00EA4BEE" w:rsidDel="009615B9" w:rsidRDefault="005913E9" w:rsidP="009615B9">
      <w:pPr>
        <w:pStyle w:val="2"/>
        <w:spacing w:after="120"/>
        <w:rPr>
          <w:del w:id="536" w:author="이 상준" w:date="2026-02-09T13:00:00Z"/>
        </w:rPr>
        <w:pPrChange w:id="537" w:author="이 상준" w:date="2026-02-09T13:00:00Z">
          <w:pPr>
            <w:spacing w:after="120"/>
          </w:pPr>
        </w:pPrChange>
      </w:pPr>
      <w:del w:id="538" w:author="이 상준" w:date="2026-02-09T13:00:00Z">
        <w:r w:rsidDel="009615B9">
          <w:delText>② 공동매도권자는 양도인으로부터 제14조 제2항의 통지를 받은 날로부터 30일 이내(이하 "공동매도통지 기간")에 자신이 양도하고자 하는 주식의 종류와 수를 양도인에게 서면으로 통지함으로써, 주요 양도 조건과 동일한 조건으로 자신이 보유하고 있는 회사 주식을 양수 예정자에게 양도할 수 있다.</w:delText>
        </w:r>
      </w:del>
    </w:p>
    <w:p w14:paraId="5B7ABA84" w14:textId="3D5B8CDD" w:rsidR="00EA4BEE" w:rsidDel="009615B9" w:rsidRDefault="005913E9" w:rsidP="009615B9">
      <w:pPr>
        <w:pStyle w:val="2"/>
        <w:spacing w:after="120"/>
        <w:rPr>
          <w:del w:id="539" w:author="이 상준" w:date="2026-02-09T13:00:00Z"/>
        </w:rPr>
        <w:pPrChange w:id="540" w:author="이 상준" w:date="2026-02-09T13:00:00Z">
          <w:pPr>
            <w:pStyle w:val="1"/>
            <w:spacing w:after="120"/>
          </w:pPr>
        </w:pPrChange>
      </w:pPr>
      <w:del w:id="541" w:author="이 상준" w:date="2026-02-09T13:00:00Z">
        <w:r w:rsidDel="009615B9">
          <w:rPr>
            <w:sz w:val="22"/>
            <w:szCs w:val="22"/>
          </w:rPr>
          <w:delText>제8장 경업금지 및 기밀유지</w:delText>
        </w:r>
      </w:del>
    </w:p>
    <w:p w14:paraId="0E52525E" w14:textId="087B4D14" w:rsidR="00EA4BEE" w:rsidDel="009615B9" w:rsidRDefault="005913E9" w:rsidP="009615B9">
      <w:pPr>
        <w:pStyle w:val="2"/>
        <w:spacing w:after="120"/>
        <w:rPr>
          <w:del w:id="542" w:author="이 상준" w:date="2026-02-09T13:00:00Z"/>
        </w:rPr>
        <w:pPrChange w:id="543" w:author="이 상준" w:date="2026-02-09T13:00:00Z">
          <w:pPr>
            <w:pStyle w:val="2"/>
            <w:spacing w:after="120"/>
          </w:pPr>
        </w:pPrChange>
      </w:pPr>
      <w:del w:id="544" w:author="이 상준" w:date="2026-02-09T13:00:00Z">
        <w:r w:rsidDel="009615B9">
          <w:rPr>
            <w:sz w:val="22"/>
            <w:szCs w:val="22"/>
          </w:rPr>
          <w:delText>제16조 (경업금지 및 신회사설립금지)</w:delText>
        </w:r>
      </w:del>
    </w:p>
    <w:p w14:paraId="072E8FA8" w14:textId="166E0658" w:rsidR="00EA4BEE" w:rsidDel="009615B9" w:rsidRDefault="005913E9" w:rsidP="009615B9">
      <w:pPr>
        <w:pStyle w:val="2"/>
        <w:spacing w:after="120"/>
        <w:rPr>
          <w:del w:id="545" w:author="이 상준" w:date="2026-02-09T13:00:00Z"/>
        </w:rPr>
        <w:pPrChange w:id="546" w:author="이 상준" w:date="2026-02-09T13:00:00Z">
          <w:pPr>
            <w:spacing w:after="120"/>
          </w:pPr>
        </w:pPrChange>
      </w:pPr>
      <w:del w:id="547" w:author="이 상준" w:date="2026-02-09T13:00:00Z">
        <w:r w:rsidDel="009615B9">
          <w:delText>① 주주2는 회사에 재직 중인 기간 및 회사를 퇴사한 날로부터 [  ]년간 회사가 영위하는 사업과 동종의 사업 또는 회사에 직접 또는 간접으로 중대한 영향을 미치는 사업(이하 "경쟁사업")에 종사할 수 없다.</w:delText>
        </w:r>
      </w:del>
    </w:p>
    <w:p w14:paraId="2049D9A7" w14:textId="3A0E77B3" w:rsidR="00EA4BEE" w:rsidDel="009615B9" w:rsidRDefault="005913E9" w:rsidP="009615B9">
      <w:pPr>
        <w:pStyle w:val="2"/>
        <w:spacing w:after="120"/>
        <w:rPr>
          <w:del w:id="548" w:author="이 상준" w:date="2026-02-09T13:00:00Z"/>
        </w:rPr>
        <w:pPrChange w:id="549" w:author="이 상준" w:date="2026-02-09T13:00:00Z">
          <w:pPr>
            <w:spacing w:after="120"/>
          </w:pPr>
        </w:pPrChange>
      </w:pPr>
      <w:del w:id="550" w:author="이 상준" w:date="2026-02-09T13:00:00Z">
        <w:r w:rsidDel="009615B9">
          <w:delText>② 주주2는 회사에 재직 중인 기간 및 회사를 퇴사한 날로부터 [  ]년간 경쟁사업을 영위할 목적으로 신회사를 설립하거나 경쟁사업을 영위하는 회사(이하 "경쟁회사")의 지분을 취득하여서는 아니된다.</w:delText>
        </w:r>
      </w:del>
    </w:p>
    <w:p w14:paraId="4C2FA94B" w14:textId="2304AF93" w:rsidR="00EA4BEE" w:rsidDel="009615B9" w:rsidRDefault="005913E9" w:rsidP="009615B9">
      <w:pPr>
        <w:pStyle w:val="2"/>
        <w:spacing w:after="120"/>
        <w:rPr>
          <w:del w:id="551" w:author="이 상준" w:date="2026-02-09T13:00:00Z"/>
        </w:rPr>
        <w:pPrChange w:id="552" w:author="이 상준" w:date="2026-02-09T13:00:00Z">
          <w:pPr>
            <w:spacing w:after="120"/>
          </w:pPr>
        </w:pPrChange>
      </w:pPr>
      <w:del w:id="553" w:author="이 상준" w:date="2026-02-09T13:00:00Z">
        <w:r w:rsidDel="009615B9">
          <w:delText>③ 주주1(수현)의 기존 개인사업(크리에이터후드) 활동은 본 조의 경업금지 대상에서 제외된다. 주주1은 크리에이터후드를 통한 사업 활동을 자유롭게 수행할 수 있으며, 이는 본 계약 위반에 해당하지 아니한다.</w:delText>
        </w:r>
      </w:del>
    </w:p>
    <w:p w14:paraId="5B7E82FA" w14:textId="77777777" w:rsidR="00EA4BEE" w:rsidRDefault="005913E9">
      <w:pPr>
        <w:pStyle w:val="2"/>
        <w:spacing w:after="120"/>
      </w:pPr>
      <w:del w:id="554" w:author="이 상준" w:date="2026-02-09T13:00:00Z">
        <w:r w:rsidDel="009615B9">
          <w:rPr>
            <w:sz w:val="22"/>
            <w:szCs w:val="22"/>
          </w:rPr>
          <w:delText xml:space="preserve">제17조 </w:delText>
        </w:r>
      </w:del>
      <w:r>
        <w:rPr>
          <w:sz w:val="22"/>
          <w:szCs w:val="22"/>
        </w:rPr>
        <w:t>(기밀유지)</w:t>
      </w:r>
    </w:p>
    <w:p w14:paraId="1F739DC5" w14:textId="77777777" w:rsidR="00EA4BEE" w:rsidRDefault="005913E9">
      <w:pPr>
        <w:spacing w:after="120"/>
      </w:pPr>
      <w:r>
        <w:t>① 주주는 회사에서의 근무 등 본 계약에 의한 업무 수행 과정에서 회사 및 다른 주주로부터 취득한 일체의 비밀(사업계획 및 파트너십 등 사업상 비밀, 기술 및 노하우 관련 비밀, 인사, 조직, 재무 전산 등 관리 비밀, 거래처 등 영업 비밀 등을 포함하며 이에 국한되지 아니한다)을 타인에게 누설 또는 공개하거나, 자신 또는 제3자의 이익을 위하여 스스로 이용하여서는 아니된다.</w:t>
      </w:r>
    </w:p>
    <w:p w14:paraId="31784617" w14:textId="77777777" w:rsidR="00EA4BEE" w:rsidRDefault="005913E9">
      <w:pPr>
        <w:spacing w:after="120"/>
      </w:pPr>
      <w:r>
        <w:t>② 본 조의 기밀유지의무는 주주가 회사에 재직 중인 기간 및 퇴사한 날로부터 [  ]년간 유효하다.</w:t>
      </w:r>
    </w:p>
    <w:p w14:paraId="6E25AAAF" w14:textId="77777777" w:rsidR="00EA4BEE" w:rsidRDefault="005913E9">
      <w:r>
        <w:br w:type="page"/>
      </w:r>
    </w:p>
    <w:p w14:paraId="3611DC9B" w14:textId="0EF574A6" w:rsidR="00EA4BEE" w:rsidDel="009615B9" w:rsidRDefault="005913E9">
      <w:pPr>
        <w:pStyle w:val="1"/>
        <w:spacing w:after="120"/>
        <w:rPr>
          <w:del w:id="555" w:author="이 상준" w:date="2026-02-09T13:00:00Z"/>
        </w:rPr>
      </w:pPr>
      <w:del w:id="556" w:author="이 상준" w:date="2026-02-09T13:00:00Z">
        <w:r w:rsidDel="009615B9">
          <w:rPr>
            <w:sz w:val="22"/>
            <w:szCs w:val="22"/>
          </w:rPr>
          <w:lastRenderedPageBreak/>
          <w:delText>제9장 계약의 종료 및 기타</w:delText>
        </w:r>
      </w:del>
    </w:p>
    <w:p w14:paraId="664908D6" w14:textId="7988AB6A" w:rsidR="00EA4BEE" w:rsidRDefault="005913E9">
      <w:pPr>
        <w:pStyle w:val="2"/>
        <w:spacing w:after="120"/>
      </w:pPr>
      <w:r>
        <w:rPr>
          <w:sz w:val="22"/>
          <w:szCs w:val="22"/>
        </w:rPr>
        <w:t>제1</w:t>
      </w:r>
      <w:ins w:id="557" w:author="이 상준" w:date="2026-02-09T13:00:00Z">
        <w:r w:rsidR="009615B9">
          <w:rPr>
            <w:sz w:val="22"/>
            <w:szCs w:val="22"/>
          </w:rPr>
          <w:t>6</w:t>
        </w:r>
      </w:ins>
      <w:del w:id="558" w:author="이 상준" w:date="2026-02-09T13:00:00Z">
        <w:r w:rsidDel="009615B9">
          <w:rPr>
            <w:sz w:val="22"/>
            <w:szCs w:val="22"/>
          </w:rPr>
          <w:delText>8</w:delText>
        </w:r>
      </w:del>
      <w:r>
        <w:rPr>
          <w:sz w:val="22"/>
          <w:szCs w:val="22"/>
        </w:rPr>
        <w:t>조 (손해배상)</w:t>
      </w:r>
    </w:p>
    <w:p w14:paraId="1AE4F47A" w14:textId="29AE9239" w:rsidR="00EA4BEE" w:rsidRDefault="009615B9" w:rsidP="009615B9">
      <w:pPr>
        <w:spacing w:after="120"/>
        <w:ind w:left="220" w:hangingChars="100" w:hanging="220"/>
        <w:pPrChange w:id="559" w:author="이 상준" w:date="2026-02-09T13:02:00Z">
          <w:pPr>
            <w:spacing w:after="120"/>
          </w:pPr>
        </w:pPrChange>
      </w:pPr>
      <w:ins w:id="560" w:author="이 상준" w:date="2026-02-09T13:01:00Z">
        <w:r>
          <w:rPr>
            <w:rFonts w:hint="eastAsia"/>
          </w:rPr>
          <w:t xml:space="preserve">어느 일방 </w:t>
        </w:r>
      </w:ins>
      <w:r w:rsidR="005913E9">
        <w:t xml:space="preserve">주주가 본 계약을 위반하여 </w:t>
      </w:r>
      <w:del w:id="561" w:author="이 상준" w:date="2026-02-09T13:01:00Z">
        <w:r w:rsidR="005913E9" w:rsidDel="009615B9">
          <w:delText>다른 주주들</w:delText>
        </w:r>
      </w:del>
      <w:ins w:id="562" w:author="이 상준" w:date="2026-02-09T13:01:00Z">
        <w:r>
          <w:rPr>
            <w:rFonts w:hint="eastAsia"/>
          </w:rPr>
          <w:t>상대방</w:t>
        </w:r>
      </w:ins>
      <w:r w:rsidR="005913E9">
        <w:t>에게 손해</w:t>
      </w:r>
      <w:ins w:id="563" w:author="이 상준" w:date="2026-02-09T13:01:00Z">
        <w:r>
          <w:rPr>
            <w:rFonts w:hint="eastAsia"/>
          </w:rPr>
          <w:t>를 입힌</w:t>
        </w:r>
      </w:ins>
      <w:del w:id="564" w:author="이 상준" w:date="2026-02-09T13:01:00Z">
        <w:r w:rsidR="005913E9" w:rsidDel="009615B9">
          <w:delText>가 발생한</w:delText>
        </w:r>
      </w:del>
      <w:r w:rsidR="005913E9">
        <w:t xml:space="preserve"> 경우, </w:t>
      </w:r>
      <w:ins w:id="565" w:author="이 상준" w:date="2026-02-09T13:02:00Z">
        <w:r>
          <w:rPr>
            <w:rFonts w:hint="eastAsia"/>
          </w:rPr>
          <w:t xml:space="preserve">그 손해를 배상 </w:t>
        </w:r>
        <w:proofErr w:type="spellStart"/>
        <w:r>
          <w:rPr>
            <w:rFonts w:hint="eastAsia"/>
          </w:rPr>
          <w:t>하여야한다</w:t>
        </w:r>
        <w:proofErr w:type="spellEnd"/>
        <w:r>
          <w:rPr>
            <w:rFonts w:hint="eastAsia"/>
          </w:rPr>
          <w:t>.</w:t>
        </w:r>
        <w:r>
          <w:t xml:space="preserve"> </w:t>
        </w:r>
      </w:ins>
      <w:del w:id="566" w:author="이 상준" w:date="2026-02-09T13:02:00Z">
        <w:r w:rsidR="005913E9" w:rsidDel="009615B9">
          <w:delText>손해를 입은 주주는 책임 있는 주주에 대하여 손해배상을 청구할 수 있다.</w:delText>
        </w:r>
      </w:del>
    </w:p>
    <w:p w14:paraId="5C83B406" w14:textId="0B24FAAC" w:rsidR="00EA4BEE" w:rsidRDefault="005913E9">
      <w:pPr>
        <w:pStyle w:val="2"/>
        <w:spacing w:after="120"/>
      </w:pPr>
      <w:r>
        <w:rPr>
          <w:sz w:val="22"/>
          <w:szCs w:val="22"/>
        </w:rPr>
        <w:t>제1</w:t>
      </w:r>
      <w:ins w:id="567" w:author="이 상준" w:date="2026-02-09T13:01:00Z">
        <w:r w:rsidR="009615B9">
          <w:rPr>
            <w:sz w:val="22"/>
            <w:szCs w:val="22"/>
          </w:rPr>
          <w:t>7</w:t>
        </w:r>
      </w:ins>
      <w:del w:id="568" w:author="이 상준" w:date="2026-02-09T13:01:00Z">
        <w:r w:rsidDel="009615B9">
          <w:rPr>
            <w:sz w:val="22"/>
            <w:szCs w:val="22"/>
          </w:rPr>
          <w:delText>9</w:delText>
        </w:r>
      </w:del>
      <w:r>
        <w:rPr>
          <w:sz w:val="22"/>
          <w:szCs w:val="22"/>
        </w:rPr>
        <w:t>조 (</w:t>
      </w:r>
      <w:proofErr w:type="spellStart"/>
      <w:r>
        <w:rPr>
          <w:sz w:val="22"/>
          <w:szCs w:val="22"/>
        </w:rPr>
        <w:t>위약벌</w:t>
      </w:r>
      <w:proofErr w:type="spellEnd"/>
      <w:r>
        <w:rPr>
          <w:sz w:val="22"/>
          <w:szCs w:val="22"/>
        </w:rPr>
        <w:t>)</w:t>
      </w:r>
    </w:p>
    <w:p w14:paraId="439E43DD" w14:textId="5BA45514" w:rsidR="00EA4BEE" w:rsidRDefault="005913E9">
      <w:pPr>
        <w:spacing w:after="120"/>
      </w:pPr>
      <w:r>
        <w:t>주주</w:t>
      </w:r>
      <w:ins w:id="569" w:author="이 상준" w:date="2026-02-09T13:02:00Z">
        <w:r w:rsidR="009615B9">
          <w:rPr>
            <w:rFonts w:hint="eastAsia"/>
          </w:rPr>
          <w:t>2</w:t>
        </w:r>
      </w:ins>
      <w:r>
        <w:t>가 제4조</w:t>
      </w:r>
      <w:ins w:id="570" w:author="이 상준" w:date="2026-02-09T13:02:00Z">
        <w:r w:rsidR="009615B9">
          <w:rPr>
            <w:rFonts w:hint="eastAsia"/>
          </w:rPr>
          <w:t>(의결권 구속)</w:t>
        </w:r>
      </w:ins>
      <w:r>
        <w:t>, 제</w:t>
      </w:r>
      <w:ins w:id="571" w:author="이 상준" w:date="2026-02-09T13:02:00Z">
        <w:r w:rsidR="009615B9">
          <w:t>10</w:t>
        </w:r>
      </w:ins>
      <w:del w:id="572" w:author="이 상준" w:date="2026-02-09T13:02:00Z">
        <w:r w:rsidDel="009615B9">
          <w:delText>7</w:delText>
        </w:r>
      </w:del>
      <w:r>
        <w:t>조</w:t>
      </w:r>
      <w:ins w:id="573" w:author="이 상준" w:date="2026-02-09T13:02:00Z">
        <w:r w:rsidR="009615B9">
          <w:rPr>
            <w:rFonts w:hint="eastAsia"/>
          </w:rPr>
          <w:t>(처분</w:t>
        </w:r>
      </w:ins>
      <w:ins w:id="574" w:author="이 상준" w:date="2026-02-09T13:03:00Z">
        <w:r w:rsidR="009615B9">
          <w:rPr>
            <w:rFonts w:hint="eastAsia"/>
          </w:rPr>
          <w:t xml:space="preserve"> </w:t>
        </w:r>
      </w:ins>
      <w:ins w:id="575" w:author="이 상준" w:date="2026-02-09T13:02:00Z">
        <w:r w:rsidR="009615B9">
          <w:rPr>
            <w:rFonts w:hint="eastAsia"/>
          </w:rPr>
          <w:t>제한)</w:t>
        </w:r>
      </w:ins>
      <w:r>
        <w:t>, 제1</w:t>
      </w:r>
      <w:ins w:id="576" w:author="이 상준" w:date="2026-02-09T13:02:00Z">
        <w:r w:rsidR="009615B9">
          <w:t>4</w:t>
        </w:r>
      </w:ins>
      <w:del w:id="577" w:author="이 상준" w:date="2026-02-09T13:02:00Z">
        <w:r w:rsidDel="009615B9">
          <w:delText>3</w:delText>
        </w:r>
      </w:del>
      <w:r>
        <w:t>조</w:t>
      </w:r>
      <w:ins w:id="578" w:author="이 상준" w:date="2026-02-09T13:03:00Z">
        <w:r w:rsidR="009615B9">
          <w:rPr>
            <w:rFonts w:hint="eastAsia"/>
          </w:rPr>
          <w:t>(경업 금지)</w:t>
        </w:r>
      </w:ins>
      <w:r>
        <w:t>, 제1</w:t>
      </w:r>
      <w:ins w:id="579" w:author="이 상준" w:date="2026-02-09T13:03:00Z">
        <w:r w:rsidR="009615B9">
          <w:t>5</w:t>
        </w:r>
      </w:ins>
      <w:del w:id="580" w:author="이 상준" w:date="2026-02-09T13:03:00Z">
        <w:r w:rsidDel="009615B9">
          <w:delText>6</w:delText>
        </w:r>
      </w:del>
      <w:r>
        <w:t>조</w:t>
      </w:r>
      <w:ins w:id="581" w:author="이 상준" w:date="2026-02-09T13:03:00Z">
        <w:r w:rsidR="009615B9">
          <w:rPr>
            <w:rFonts w:hint="eastAsia"/>
          </w:rPr>
          <w:t>(기밀 유지</w:t>
        </w:r>
        <w:r w:rsidR="009615B9">
          <w:t>)</w:t>
        </w:r>
      </w:ins>
      <w:del w:id="582" w:author="이 상준" w:date="2026-02-09T13:03:00Z">
        <w:r w:rsidDel="009615B9">
          <w:delText>, 제17조</w:delText>
        </w:r>
      </w:del>
      <w:r>
        <w:t>를 위반한 경우, 제1</w:t>
      </w:r>
      <w:ins w:id="583" w:author="이 상준" w:date="2026-02-09T13:03:00Z">
        <w:r w:rsidR="009615B9">
          <w:t>6</w:t>
        </w:r>
      </w:ins>
      <w:del w:id="584" w:author="이 상준" w:date="2026-02-09T13:03:00Z">
        <w:r w:rsidDel="009615B9">
          <w:delText>8</w:delText>
        </w:r>
      </w:del>
      <w:r>
        <w:t xml:space="preserve">조의 손해배상과 별도로, 위약벌로 금 [  ]원을 </w:t>
      </w:r>
      <w:del w:id="585" w:author="이 상준" w:date="2026-02-09T13:03:00Z">
        <w:r w:rsidDel="009615B9">
          <w:delText xml:space="preserve">다른 </w:delText>
        </w:r>
      </w:del>
      <w:r>
        <w:t>주주</w:t>
      </w:r>
      <w:ins w:id="586" w:author="이 상준" w:date="2026-02-09T13:03:00Z">
        <w:r w:rsidR="009615B9">
          <w:rPr>
            <w:rFonts w:hint="eastAsia"/>
          </w:rPr>
          <w:t>1</w:t>
        </w:r>
      </w:ins>
      <w:r>
        <w:t>에게 지급</w:t>
      </w:r>
      <w:ins w:id="587" w:author="이 상준" w:date="2026-02-09T13:03:00Z">
        <w:r w:rsidR="009615B9">
          <w:rPr>
            <w:rFonts w:hint="eastAsia"/>
          </w:rPr>
          <w:t>하여야 한다.</w:t>
        </w:r>
        <w:r w:rsidR="009615B9">
          <w:t xml:space="preserve"> </w:t>
        </w:r>
        <w:r w:rsidR="009615B9">
          <w:rPr>
            <w:rFonts w:hint="eastAsia"/>
          </w:rPr>
          <w:t>이때 위약벌은 손해배상의 예정</w:t>
        </w:r>
      </w:ins>
      <w:ins w:id="588" w:author="이 상준" w:date="2026-02-09T13:04:00Z">
        <w:r w:rsidR="009615B9">
          <w:rPr>
            <w:rFonts w:hint="eastAsia"/>
          </w:rPr>
          <w:t>을 의미하는 것은 아니고,</w:t>
        </w:r>
        <w:r w:rsidR="009615B9">
          <w:t xml:space="preserve"> </w:t>
        </w:r>
        <w:r w:rsidR="009615B9">
          <w:rPr>
            <w:rFonts w:hint="eastAsia"/>
          </w:rPr>
          <w:t>추가로 발생한 손해배상청구에 영향을 주지 않는</w:t>
        </w:r>
      </w:ins>
      <w:del w:id="589" w:author="이 상준" w:date="2026-02-09T13:04:00Z">
        <w:r w:rsidDel="009615B9">
          <w:delText>한</w:delText>
        </w:r>
      </w:del>
      <w:r>
        <w:t>다.</w:t>
      </w:r>
    </w:p>
    <w:p w14:paraId="299E4E87" w14:textId="0C721FDE" w:rsidR="00EA4BEE" w:rsidRDefault="005913E9">
      <w:pPr>
        <w:pStyle w:val="2"/>
        <w:spacing w:after="120"/>
      </w:pPr>
      <w:r>
        <w:rPr>
          <w:sz w:val="22"/>
          <w:szCs w:val="22"/>
        </w:rPr>
        <w:t>제</w:t>
      </w:r>
      <w:ins w:id="590" w:author="이 상준" w:date="2026-02-09T13:04:00Z">
        <w:r w:rsidR="009615B9">
          <w:rPr>
            <w:sz w:val="22"/>
            <w:szCs w:val="22"/>
          </w:rPr>
          <w:t>18</w:t>
        </w:r>
      </w:ins>
      <w:del w:id="591" w:author="이 상준" w:date="2026-02-09T13:04:00Z">
        <w:r w:rsidDel="009615B9">
          <w:rPr>
            <w:sz w:val="22"/>
            <w:szCs w:val="22"/>
          </w:rPr>
          <w:delText>20</w:delText>
        </w:r>
      </w:del>
      <w:r>
        <w:rPr>
          <w:sz w:val="22"/>
          <w:szCs w:val="22"/>
        </w:rPr>
        <w:t>조 (계약</w:t>
      </w:r>
      <w:ins w:id="592" w:author="이 상준" w:date="2026-02-09T13:04:00Z">
        <w:r w:rsidR="009615B9">
          <w:rPr>
            <w:rFonts w:hint="eastAsia"/>
            <w:sz w:val="22"/>
            <w:szCs w:val="22"/>
          </w:rPr>
          <w:t>의 효력 및 종료</w:t>
        </w:r>
      </w:ins>
      <w:del w:id="593" w:author="이 상준" w:date="2026-02-09T13:04:00Z">
        <w:r w:rsidDel="009615B9">
          <w:rPr>
            <w:sz w:val="22"/>
            <w:szCs w:val="22"/>
          </w:rPr>
          <w:delText>의 해지</w:delText>
        </w:r>
      </w:del>
      <w:r>
        <w:rPr>
          <w:sz w:val="22"/>
          <w:szCs w:val="22"/>
        </w:rPr>
        <w:t>)</w:t>
      </w:r>
    </w:p>
    <w:p w14:paraId="7D32341E" w14:textId="77777777" w:rsidR="009615B9" w:rsidRDefault="009615B9" w:rsidP="009615B9">
      <w:pPr>
        <w:rPr>
          <w:ins w:id="594" w:author="이 상준" w:date="2026-02-09T13:05:00Z"/>
        </w:rPr>
      </w:pPr>
      <w:ins w:id="595" w:author="이 상준" w:date="2026-02-09T13:05:00Z">
        <w:r>
          <w:t>① 본 계약은 체결일로부터 효력이 발생하며, 다음 각 호의 어느 하나에 해당하는 경우 종료된다.</w:t>
        </w:r>
      </w:ins>
    </w:p>
    <w:p w14:paraId="0A065AF0" w14:textId="0AB73810" w:rsidR="009615B9" w:rsidRDefault="009615B9" w:rsidP="009615B9">
      <w:pPr>
        <w:pStyle w:val="a4"/>
        <w:numPr>
          <w:ilvl w:val="0"/>
          <w:numId w:val="4"/>
        </w:numPr>
        <w:spacing w:after="120" w:line="240" w:lineRule="atLeast"/>
        <w:rPr>
          <w:ins w:id="596" w:author="이 상준" w:date="2026-02-09T13:05:00Z"/>
        </w:rPr>
        <w:pPrChange w:id="597" w:author="이 상준" w:date="2026-02-09T13:05:00Z">
          <w:pPr>
            <w:numPr>
              <w:numId w:val="4"/>
            </w:numPr>
            <w:tabs>
              <w:tab w:val="num" w:pos="720"/>
            </w:tabs>
            <w:spacing w:after="120" w:line="240" w:lineRule="atLeast"/>
            <w:ind w:left="720" w:hanging="360"/>
          </w:pPr>
        </w:pPrChange>
      </w:pPr>
      <w:ins w:id="598" w:author="이 상준" w:date="2026-02-09T13:05:00Z">
        <w:r>
          <w:t>주주들 전원의 서면 합의가 있는 경우</w:t>
        </w:r>
      </w:ins>
    </w:p>
    <w:p w14:paraId="30DB5C5D" w14:textId="77777777" w:rsidR="009615B9" w:rsidRDefault="009615B9" w:rsidP="009615B9">
      <w:pPr>
        <w:numPr>
          <w:ilvl w:val="0"/>
          <w:numId w:val="4"/>
        </w:numPr>
        <w:spacing w:after="120" w:line="240" w:lineRule="atLeast"/>
        <w:rPr>
          <w:ins w:id="599" w:author="이 상준" w:date="2026-02-09T13:05:00Z"/>
        </w:rPr>
      </w:pPr>
      <w:ins w:id="600" w:author="이 상준" w:date="2026-02-09T13:05:00Z">
        <w:r>
          <w:t>어느 일방 주주가 보유 주식 전부를 처분하여 주주가 아니게 된 경우</w:t>
        </w:r>
      </w:ins>
    </w:p>
    <w:p w14:paraId="2DD05484" w14:textId="77777777" w:rsidR="009615B9" w:rsidRDefault="009615B9" w:rsidP="009615B9">
      <w:pPr>
        <w:numPr>
          <w:ilvl w:val="0"/>
          <w:numId w:val="4"/>
        </w:numPr>
        <w:spacing w:after="120" w:line="240" w:lineRule="atLeast"/>
        <w:rPr>
          <w:ins w:id="601" w:author="이 상준" w:date="2026-02-09T13:06:00Z"/>
        </w:rPr>
      </w:pPr>
      <w:ins w:id="602" w:author="이 상준" w:date="2026-02-09T13:05:00Z">
        <w:r>
          <w:t>회사가 해산 또는 청산되는 경</w:t>
        </w:r>
      </w:ins>
      <w:ins w:id="603" w:author="이 상준" w:date="2026-02-09T13:06:00Z">
        <w:r>
          <w:rPr>
            <w:rFonts w:hint="eastAsia"/>
          </w:rPr>
          <w:t>우</w:t>
        </w:r>
      </w:ins>
    </w:p>
    <w:p w14:paraId="6A7337F2" w14:textId="51AB0BF0" w:rsidR="009615B9" w:rsidRDefault="009615B9" w:rsidP="009615B9">
      <w:pPr>
        <w:spacing w:after="120" w:line="240" w:lineRule="atLeast"/>
        <w:rPr>
          <w:ins w:id="604" w:author="이 상준" w:date="2026-02-09T13:05:00Z"/>
        </w:rPr>
        <w:pPrChange w:id="605" w:author="이 상준" w:date="2026-02-09T13:06:00Z">
          <w:pPr>
            <w:numPr>
              <w:numId w:val="4"/>
            </w:numPr>
            <w:tabs>
              <w:tab w:val="num" w:pos="720"/>
            </w:tabs>
            <w:spacing w:after="120" w:line="240" w:lineRule="atLeast"/>
            <w:ind w:left="720" w:hanging="360"/>
          </w:pPr>
        </w:pPrChange>
      </w:pPr>
      <w:ins w:id="606" w:author="이 상준" w:date="2026-02-09T13:05:00Z">
        <w:r>
          <w:t>② 본 계약이 종료되더라도, 제14조(경업금지), 제15조(기밀유지), 제16조(손해배상</w:t>
        </w:r>
      </w:ins>
      <w:ins w:id="607" w:author="이 상준" w:date="2026-02-09T13:06:00Z">
        <w:r>
          <w:rPr>
            <w:rFonts w:hint="eastAsia"/>
          </w:rPr>
          <w:t>)</w:t>
        </w:r>
        <w:r>
          <w:t xml:space="preserve">, </w:t>
        </w:r>
        <w:r>
          <w:rPr>
            <w:rFonts w:hint="eastAsia"/>
          </w:rPr>
          <w:t>제1</w:t>
        </w:r>
        <w:r>
          <w:t>7</w:t>
        </w:r>
        <w:r>
          <w:rPr>
            <w:rFonts w:hint="eastAsia"/>
          </w:rPr>
          <w:t>조</w:t>
        </w:r>
      </w:ins>
      <w:ins w:id="608" w:author="이 상준" w:date="2026-02-09T13:05:00Z">
        <w:r>
          <w:t xml:space="preserve"> </w:t>
        </w:r>
      </w:ins>
      <w:ins w:id="609" w:author="이 상준" w:date="2026-02-09T13:06:00Z">
        <w:r>
          <w:t>(</w:t>
        </w:r>
      </w:ins>
      <w:proofErr w:type="spellStart"/>
      <w:ins w:id="610" w:author="이 상준" w:date="2026-02-09T13:05:00Z">
        <w:r>
          <w:t>위약벌</w:t>
        </w:r>
        <w:proofErr w:type="spellEnd"/>
        <w:r>
          <w:t>) 및 제1</w:t>
        </w:r>
      </w:ins>
      <w:ins w:id="611" w:author="이 상준" w:date="2026-02-09T13:06:00Z">
        <w:r>
          <w:t>9</w:t>
        </w:r>
      </w:ins>
      <w:ins w:id="612" w:author="이 상준" w:date="2026-02-09T13:05:00Z">
        <w:r>
          <w:t>조(준거법 및 관할)의 효력은 존속한다.</w:t>
        </w:r>
      </w:ins>
    </w:p>
    <w:p w14:paraId="39375155" w14:textId="56B62B81" w:rsidR="00EA4BEE" w:rsidDel="009615B9" w:rsidRDefault="005913E9">
      <w:pPr>
        <w:spacing w:after="120"/>
        <w:rPr>
          <w:del w:id="613" w:author="이 상준" w:date="2026-02-09T13:05:00Z"/>
        </w:rPr>
      </w:pPr>
      <w:del w:id="614" w:author="이 상준" w:date="2026-02-09T13:05:00Z">
        <w:r w:rsidDel="009615B9">
          <w:delText>① 주주1은 다음 각 호의 사유가 발생한 경우 본 계약을 해지할 수 있다:</w:delText>
        </w:r>
      </w:del>
    </w:p>
    <w:p w14:paraId="1A37FDE0" w14:textId="5534B679" w:rsidR="00EA4BEE" w:rsidDel="009615B9" w:rsidRDefault="005913E9">
      <w:pPr>
        <w:spacing w:after="120"/>
        <w:ind w:left="720"/>
        <w:rPr>
          <w:del w:id="615" w:author="이 상준" w:date="2026-02-09T13:05:00Z"/>
        </w:rPr>
      </w:pPr>
      <w:del w:id="616" w:author="이 상준" w:date="2026-02-09T13:05:00Z">
        <w:r w:rsidDel="009615B9">
          <w:delText xml:space="preserve">  1. 주주2가 제12조(성과 미달)에 해당하는 경우</w:delText>
        </w:r>
      </w:del>
    </w:p>
    <w:p w14:paraId="7113459A" w14:textId="0C4AC8A7" w:rsidR="00EA4BEE" w:rsidDel="009615B9" w:rsidRDefault="005913E9">
      <w:pPr>
        <w:spacing w:after="120"/>
        <w:ind w:left="720"/>
        <w:rPr>
          <w:del w:id="617" w:author="이 상준" w:date="2026-02-09T13:05:00Z"/>
        </w:rPr>
      </w:pPr>
      <w:del w:id="618" w:author="이 상준" w:date="2026-02-09T13:05:00Z">
        <w:r w:rsidDel="009615B9">
          <w:delText xml:space="preserve">  2. 주주2가 제7조(자금 출자 의무)를 이행하지 아니한 경우</w:delText>
        </w:r>
      </w:del>
    </w:p>
    <w:p w14:paraId="0B620CE0" w14:textId="2FF4DE2E" w:rsidR="00EA4BEE" w:rsidDel="009615B9" w:rsidRDefault="005913E9">
      <w:pPr>
        <w:spacing w:after="120"/>
        <w:ind w:left="720"/>
        <w:rPr>
          <w:del w:id="619" w:author="이 상준" w:date="2026-02-09T13:05:00Z"/>
        </w:rPr>
      </w:pPr>
      <w:del w:id="620" w:author="이 상준" w:date="2026-02-09T13:05:00Z">
        <w:r w:rsidDel="009615B9">
          <w:delText xml:space="preserve">  3. 주주2가 제16조(경업금지) 또는 제17조(기밀유지)를 위반한 경우</w:delText>
        </w:r>
      </w:del>
    </w:p>
    <w:p w14:paraId="4B949E74" w14:textId="6AC8907A" w:rsidR="00EA4BEE" w:rsidDel="009615B9" w:rsidRDefault="005913E9">
      <w:pPr>
        <w:spacing w:after="120"/>
        <w:ind w:left="720"/>
        <w:rPr>
          <w:del w:id="621" w:author="이 상준" w:date="2026-02-09T13:05:00Z"/>
        </w:rPr>
      </w:pPr>
      <w:del w:id="622" w:author="이 상준" w:date="2026-02-09T13:05:00Z">
        <w:r w:rsidDel="009615B9">
          <w:delText xml:space="preserve">  4. 주주2가 기타 본 계약의 중대한 조항을 위반한 경우</w:delText>
        </w:r>
      </w:del>
    </w:p>
    <w:p w14:paraId="1F8FA102" w14:textId="607A8533" w:rsidR="00EA4BEE" w:rsidDel="009615B9" w:rsidRDefault="005913E9">
      <w:pPr>
        <w:spacing w:after="120"/>
        <w:rPr>
          <w:del w:id="623" w:author="이 상준" w:date="2026-02-09T13:05:00Z"/>
        </w:rPr>
      </w:pPr>
      <w:del w:id="624" w:author="이 상준" w:date="2026-02-09T13:05:00Z">
        <w:r w:rsidDel="009615B9">
          <w:delText>② 해지 시 주주2는 보유 주식 전부를 제12조 제3항에 따라 매도하여야 한다.</w:delText>
        </w:r>
      </w:del>
    </w:p>
    <w:p w14:paraId="64208D89" w14:textId="5DF78EE8" w:rsidR="00EA4BEE" w:rsidDel="009615B9" w:rsidRDefault="005913E9">
      <w:pPr>
        <w:spacing w:after="120"/>
        <w:rPr>
          <w:del w:id="625" w:author="이 상준" w:date="2026-02-09T13:05:00Z"/>
        </w:rPr>
      </w:pPr>
      <w:del w:id="626" w:author="이 상준" w:date="2026-02-09T13:05:00Z">
        <w:r w:rsidDel="009615B9">
          <w:delText>③ 본 계약이 해지되더라도 제16조(경업금지), 제17조(기밀유지), 제18조(손해배상), 제19조(위약벌) 규정은 본 계약의 종료와 관계없이 계속하여 효력을 유지하고 주주를 구속한다.</w:delText>
        </w:r>
      </w:del>
    </w:p>
    <w:p w14:paraId="4FE2A95E" w14:textId="3B258965" w:rsidR="00EA4BEE" w:rsidRDefault="005913E9">
      <w:pPr>
        <w:pStyle w:val="2"/>
        <w:spacing w:after="120"/>
      </w:pPr>
      <w:r>
        <w:rPr>
          <w:sz w:val="22"/>
          <w:szCs w:val="22"/>
        </w:rPr>
        <w:t>제</w:t>
      </w:r>
      <w:ins w:id="627" w:author="이 상준" w:date="2026-02-09T13:05:00Z">
        <w:r w:rsidR="009615B9">
          <w:rPr>
            <w:sz w:val="22"/>
            <w:szCs w:val="22"/>
          </w:rPr>
          <w:t>1</w:t>
        </w:r>
      </w:ins>
      <w:ins w:id="628" w:author="이 상준" w:date="2026-02-09T13:06:00Z">
        <w:r w:rsidR="009615B9">
          <w:rPr>
            <w:sz w:val="22"/>
            <w:szCs w:val="22"/>
          </w:rPr>
          <w:t>9</w:t>
        </w:r>
      </w:ins>
      <w:del w:id="629" w:author="이 상준" w:date="2026-02-09T13:05:00Z">
        <w:r w:rsidDel="009615B9">
          <w:rPr>
            <w:sz w:val="22"/>
            <w:szCs w:val="22"/>
          </w:rPr>
          <w:delText>21</w:delText>
        </w:r>
      </w:del>
      <w:r>
        <w:rPr>
          <w:sz w:val="22"/>
          <w:szCs w:val="22"/>
        </w:rPr>
        <w:t>조 (</w:t>
      </w:r>
      <w:del w:id="630" w:author="이 상준" w:date="2026-02-09T13:06:00Z">
        <w:r w:rsidDel="009615B9">
          <w:rPr>
            <w:rFonts w:hint="eastAsia"/>
            <w:sz w:val="22"/>
            <w:szCs w:val="22"/>
          </w:rPr>
          <w:delText>본 계약의 종료</w:delText>
        </w:r>
      </w:del>
      <w:ins w:id="631" w:author="이 상준" w:date="2026-02-09T13:06:00Z">
        <w:r w:rsidR="009615B9">
          <w:rPr>
            <w:rFonts w:hint="eastAsia"/>
            <w:sz w:val="22"/>
            <w:szCs w:val="22"/>
          </w:rPr>
          <w:t>준거법 및 분쟁해결</w:t>
        </w:r>
      </w:ins>
      <w:r>
        <w:rPr>
          <w:sz w:val="22"/>
          <w:szCs w:val="22"/>
        </w:rPr>
        <w:t>)</w:t>
      </w:r>
    </w:p>
    <w:p w14:paraId="1B7C0A8F" w14:textId="77777777" w:rsidR="009615B9" w:rsidRDefault="005913E9">
      <w:pPr>
        <w:spacing w:after="120"/>
        <w:rPr>
          <w:ins w:id="632" w:author="이 상준" w:date="2026-02-09T13:07:00Z"/>
        </w:rPr>
      </w:pPr>
      <w:del w:id="633" w:author="이 상준" w:date="2026-02-09T13:07:00Z">
        <w:r w:rsidDel="009615B9">
          <w:delText xml:space="preserve">① </w:delText>
        </w:r>
      </w:del>
      <w:ins w:id="634" w:author="이 상준" w:date="2026-02-09T13:07:00Z">
        <w:r w:rsidR="009615B9">
          <w:t xml:space="preserve">① 본 계약은 대한민국 법률에 따라 </w:t>
        </w:r>
        <w:proofErr w:type="spellStart"/>
        <w:r w:rsidR="009615B9">
          <w:t>규율되고</w:t>
        </w:r>
        <w:proofErr w:type="spellEnd"/>
        <w:r w:rsidR="009615B9">
          <w:t xml:space="preserve"> 해석된다.</w:t>
        </w:r>
      </w:ins>
    </w:p>
    <w:p w14:paraId="4D93C587" w14:textId="77777777" w:rsidR="009615B9" w:rsidRDefault="009615B9">
      <w:pPr>
        <w:spacing w:after="120"/>
        <w:rPr>
          <w:ins w:id="635" w:author="이 상준" w:date="2026-02-09T13:07:00Z"/>
        </w:rPr>
      </w:pPr>
      <w:ins w:id="636" w:author="이 상준" w:date="2026-02-09T13:07:00Z">
        <w:r>
          <w:t>② 본 계약과 관련하여 발생하는 모든 분쟁은 1차적으로 상호 협의하여 해결하도록 노력한다.</w:t>
        </w:r>
      </w:ins>
    </w:p>
    <w:p w14:paraId="45886ADE" w14:textId="6267EDAD" w:rsidR="00EA4BEE" w:rsidDel="009615B9" w:rsidRDefault="009615B9" w:rsidP="009615B9">
      <w:pPr>
        <w:spacing w:after="120"/>
        <w:rPr>
          <w:del w:id="637" w:author="이 상준" w:date="2026-02-09T13:07:00Z"/>
        </w:rPr>
        <w:pPrChange w:id="638" w:author="이 상준" w:date="2026-02-09T13:07:00Z">
          <w:pPr>
            <w:spacing w:after="120"/>
          </w:pPr>
        </w:pPrChange>
      </w:pPr>
      <w:ins w:id="639" w:author="이 상준" w:date="2026-02-09T13:07:00Z">
        <w:r>
          <w:t>③ 제2항의 협의에 의하여 분쟁이 해결되지 않을 경우, 서울중앙지방법원을 제1심 전속적 합의관할 법원으로 하여 소송으로 해결한다.</w:t>
        </w:r>
      </w:ins>
      <w:del w:id="640" w:author="이 상준" w:date="2026-02-09T13:07:00Z">
        <w:r w:rsidR="005913E9" w:rsidDel="009615B9">
          <w:delText>주주들 전원의 서면합의가 있거나 주주가 본 계약에 의하여 보유 주식 전부 또는 일부를 제3자에게 양도하여 보유하고 있는 회사 주식의 수가 [  ]주 미만이 되는 경우, 본 계약은 별도의 의사표시 없이 해당 주주에 대하여 종료되는 것으로 본다.</w:delText>
        </w:r>
      </w:del>
    </w:p>
    <w:p w14:paraId="1D7899D2" w14:textId="1A34A3D3" w:rsidR="00EA4BEE" w:rsidRDefault="005913E9" w:rsidP="009615B9">
      <w:pPr>
        <w:spacing w:after="120"/>
        <w:pPrChange w:id="641" w:author="이 상준" w:date="2026-02-09T13:07:00Z">
          <w:pPr>
            <w:spacing w:after="120"/>
          </w:pPr>
        </w:pPrChange>
      </w:pPr>
      <w:del w:id="642" w:author="이 상준" w:date="2026-02-09T13:07:00Z">
        <w:r w:rsidDel="009615B9">
          <w:delText>② 본 계약의 종료 시점에 이미 발생한 주주들의 권리 및 의무(손해배상의무 등을 포함한다)는 본 계약의 종료에 의하여 영향을 받지 아니한다.</w:delText>
        </w:r>
      </w:del>
    </w:p>
    <w:p w14:paraId="36B1D898" w14:textId="1B0288AA" w:rsidR="00EA4BEE" w:rsidRDefault="005913E9">
      <w:pPr>
        <w:pStyle w:val="2"/>
        <w:spacing w:after="120"/>
      </w:pPr>
      <w:r>
        <w:rPr>
          <w:sz w:val="22"/>
          <w:szCs w:val="22"/>
        </w:rPr>
        <w:t>제</w:t>
      </w:r>
      <w:ins w:id="643" w:author="이 상준" w:date="2026-02-09T13:07:00Z">
        <w:r w:rsidR="009615B9">
          <w:rPr>
            <w:sz w:val="22"/>
            <w:szCs w:val="22"/>
          </w:rPr>
          <w:t>20</w:t>
        </w:r>
      </w:ins>
      <w:del w:id="644" w:author="이 상준" w:date="2026-02-09T13:07:00Z">
        <w:r w:rsidDel="009615B9">
          <w:rPr>
            <w:sz w:val="22"/>
            <w:szCs w:val="22"/>
          </w:rPr>
          <w:delText>22</w:delText>
        </w:r>
      </w:del>
      <w:r>
        <w:rPr>
          <w:sz w:val="22"/>
          <w:szCs w:val="22"/>
        </w:rPr>
        <w:t>조 (기타)</w:t>
      </w:r>
    </w:p>
    <w:p w14:paraId="5FCF07BF" w14:textId="77777777" w:rsidR="00EA4BEE" w:rsidRDefault="005913E9">
      <w:pPr>
        <w:spacing w:after="120"/>
      </w:pPr>
      <w:r>
        <w:t>① 본 계약은 본 계약에 정한 사항에 관하여 주주들 사이의 완전한 합의를 구성한다.</w:t>
      </w:r>
    </w:p>
    <w:p w14:paraId="246923FF" w14:textId="77777777" w:rsidR="00EA4BEE" w:rsidRDefault="005913E9">
      <w:pPr>
        <w:spacing w:after="120"/>
      </w:pPr>
      <w:r>
        <w:t>② 본 계약에서 달리 정하지 않는 한, 본 계약의 체결, 이행과 관련하여 발생하는 비용, 세금 등은 해당 비용이 발생하거나 법령에 의해 동 세금이 부과되는 주주가 부담한다.</w:t>
      </w:r>
    </w:p>
    <w:p w14:paraId="7096BFE8" w14:textId="79554C54" w:rsidR="00EA4BEE" w:rsidDel="009615B9" w:rsidRDefault="005913E9" w:rsidP="009615B9">
      <w:pPr>
        <w:spacing w:after="120"/>
        <w:rPr>
          <w:del w:id="645" w:author="이 상준" w:date="2026-02-09T13:07:00Z"/>
        </w:rPr>
      </w:pPr>
      <w:r>
        <w:t>③ 본 계약은 대한민국 법을 준거법으로 하며, 이에 따라 해석된다.</w:t>
      </w:r>
    </w:p>
    <w:p w14:paraId="585E3C3C" w14:textId="77777777" w:rsidR="009615B9" w:rsidRDefault="009615B9" w:rsidP="009615B9">
      <w:pPr>
        <w:spacing w:after="120"/>
        <w:rPr>
          <w:ins w:id="646" w:author="이 상준" w:date="2026-02-09T13:07:00Z"/>
        </w:rPr>
        <w:pPrChange w:id="647" w:author="이 상준" w:date="2026-02-09T13:07:00Z">
          <w:pPr>
            <w:spacing w:after="120"/>
          </w:pPr>
        </w:pPrChange>
      </w:pPr>
    </w:p>
    <w:p w14:paraId="624D120D" w14:textId="2B9474E5" w:rsidR="00EA4BEE" w:rsidRDefault="005913E9" w:rsidP="009615B9">
      <w:pPr>
        <w:spacing w:after="120"/>
        <w:pPrChange w:id="648" w:author="이 상준" w:date="2026-02-09T13:07:00Z">
          <w:pPr>
            <w:spacing w:after="120"/>
          </w:pPr>
        </w:pPrChange>
      </w:pPr>
      <w:del w:id="649" w:author="이 상준" w:date="2026-02-09T13:07:00Z">
        <w:r w:rsidDel="009615B9">
          <w:delText>④ 협의에 의하여 본 계약에 관련된 분쟁을 해결할 수 없는 경우에는 그 분쟁은 서울중앙지방법원을 관할법원으로 하여 해결한다.</w:delText>
        </w:r>
      </w:del>
    </w:p>
    <w:p w14:paraId="41BA76C8" w14:textId="77777777" w:rsidR="00EA4BEE" w:rsidRDefault="00EA4BEE">
      <w:pPr>
        <w:spacing w:after="400"/>
      </w:pPr>
    </w:p>
    <w:p w14:paraId="296BAC60" w14:textId="77777777" w:rsidR="00EA4BEE" w:rsidRDefault="005913E9">
      <w:pPr>
        <w:spacing w:after="400"/>
        <w:jc w:val="center"/>
      </w:pPr>
      <w:r>
        <w:lastRenderedPageBreak/>
        <w:t>____년 __월 __일</w:t>
      </w:r>
    </w:p>
    <w:p w14:paraId="22C0B0EC" w14:textId="77777777" w:rsidR="00EA4BEE" w:rsidRDefault="005913E9">
      <w:pPr>
        <w:spacing w:after="100"/>
      </w:pPr>
      <w:r>
        <w:rPr>
          <w:b/>
          <w:bCs/>
        </w:rPr>
        <w:t>회사</w:t>
      </w:r>
    </w:p>
    <w:p w14:paraId="5550239A" w14:textId="77777777" w:rsidR="00EA4BEE" w:rsidRDefault="005913E9">
      <w:pPr>
        <w:spacing w:after="120"/>
        <w:ind w:left="480"/>
      </w:pPr>
      <w:r>
        <w:t>[상호] __________</w:t>
      </w:r>
    </w:p>
    <w:p w14:paraId="7E72AAED" w14:textId="77777777" w:rsidR="00EA4BEE" w:rsidRDefault="005913E9">
      <w:pPr>
        <w:spacing w:after="120"/>
        <w:ind w:left="480"/>
      </w:pPr>
      <w:r>
        <w:t>[법인등록번호] __________</w:t>
      </w:r>
    </w:p>
    <w:p w14:paraId="10143A17" w14:textId="77777777" w:rsidR="00EA4BEE" w:rsidRDefault="005913E9">
      <w:pPr>
        <w:spacing w:after="120"/>
        <w:ind w:left="480"/>
      </w:pPr>
      <w:r>
        <w:t>[주소] __________</w:t>
      </w:r>
    </w:p>
    <w:p w14:paraId="73053EB9" w14:textId="77777777" w:rsidR="00EA4BEE" w:rsidRDefault="005913E9">
      <w:pPr>
        <w:spacing w:after="120"/>
        <w:ind w:left="480"/>
      </w:pPr>
      <w:r>
        <w:t>대표이사 ________ (인)</w:t>
      </w:r>
    </w:p>
    <w:p w14:paraId="2B442C28" w14:textId="77777777" w:rsidR="00EA4BEE" w:rsidRDefault="00EA4BEE">
      <w:pPr>
        <w:spacing w:after="200"/>
      </w:pPr>
    </w:p>
    <w:p w14:paraId="715EB233" w14:textId="77777777" w:rsidR="00EA4BEE" w:rsidRDefault="005913E9">
      <w:pPr>
        <w:spacing w:after="100"/>
      </w:pPr>
      <w:r>
        <w:rPr>
          <w:b/>
          <w:bCs/>
        </w:rPr>
        <w:t>주주</w:t>
      </w:r>
    </w:p>
    <w:p w14:paraId="58E74D28" w14:textId="77777777" w:rsidR="00EA4BEE" w:rsidRDefault="005913E9">
      <w:pPr>
        <w:spacing w:after="120"/>
        <w:ind w:left="480"/>
      </w:pPr>
      <w:r>
        <w:rPr>
          <w:b/>
          <w:bCs/>
        </w:rPr>
        <w:t>1. 주주1</w:t>
      </w:r>
    </w:p>
    <w:p w14:paraId="3C87D079" w14:textId="2FFF59DF" w:rsidR="00EA4BEE" w:rsidRDefault="005913E9">
      <w:pPr>
        <w:spacing w:after="120"/>
        <w:ind w:left="480"/>
      </w:pPr>
      <w:r>
        <w:t xml:space="preserve">[성명] </w:t>
      </w:r>
      <w:r w:rsidR="00C9705A">
        <w:rPr>
          <w:rFonts w:hint="eastAsia"/>
        </w:rPr>
        <w:t>정수현</w:t>
      </w:r>
      <w:r>
        <w:t xml:space="preserve"> (인)</w:t>
      </w:r>
    </w:p>
    <w:p w14:paraId="41557CBC" w14:textId="57C253C7" w:rsidR="00EA4BEE" w:rsidRDefault="005913E9">
      <w:pPr>
        <w:spacing w:after="120"/>
        <w:ind w:left="480"/>
      </w:pPr>
      <w:r>
        <w:t xml:space="preserve">[생년월일] </w:t>
      </w:r>
      <w:r w:rsidR="00C9705A">
        <w:t>1995.06.08</w:t>
      </w:r>
    </w:p>
    <w:p w14:paraId="079F1CC8" w14:textId="10F5BC5B" w:rsidR="00EA4BEE" w:rsidRDefault="005913E9">
      <w:pPr>
        <w:spacing w:after="120"/>
        <w:ind w:left="480"/>
      </w:pPr>
      <w:r>
        <w:t xml:space="preserve">[주소] </w:t>
      </w:r>
      <w:r w:rsidR="00C9705A">
        <w:rPr>
          <w:rFonts w:hint="eastAsia"/>
        </w:rPr>
        <w:t xml:space="preserve">서울시 도봉구 </w:t>
      </w:r>
      <w:proofErr w:type="spellStart"/>
      <w:r w:rsidR="00C9705A">
        <w:rPr>
          <w:rFonts w:hint="eastAsia"/>
        </w:rPr>
        <w:t>도봉로</w:t>
      </w:r>
      <w:proofErr w:type="spellEnd"/>
      <w:r w:rsidR="00C9705A">
        <w:rPr>
          <w:rFonts w:hint="eastAsia"/>
        </w:rPr>
        <w:t xml:space="preserve"> </w:t>
      </w:r>
      <w:r w:rsidR="00C9705A">
        <w:t>170</w:t>
      </w:r>
      <w:r w:rsidR="00C9705A">
        <w:rPr>
          <w:rFonts w:hint="eastAsia"/>
        </w:rPr>
        <w:t xml:space="preserve">길 </w:t>
      </w:r>
      <w:r w:rsidR="00C9705A">
        <w:t>40</w:t>
      </w:r>
    </w:p>
    <w:p w14:paraId="7E1FC805" w14:textId="77777777" w:rsidR="00EA4BEE" w:rsidRDefault="00EA4BEE">
      <w:pPr>
        <w:spacing w:after="100"/>
      </w:pPr>
    </w:p>
    <w:p w14:paraId="24495DD5" w14:textId="77777777" w:rsidR="00EA4BEE" w:rsidRDefault="005913E9">
      <w:pPr>
        <w:spacing w:after="120"/>
        <w:ind w:left="480"/>
      </w:pPr>
      <w:r>
        <w:rPr>
          <w:b/>
          <w:bCs/>
        </w:rPr>
        <w:t>2. 주주2</w:t>
      </w:r>
    </w:p>
    <w:p w14:paraId="2DA16B27" w14:textId="77777777" w:rsidR="00EA4BEE" w:rsidRDefault="005913E9">
      <w:pPr>
        <w:spacing w:after="120"/>
        <w:ind w:left="480"/>
      </w:pPr>
      <w:r>
        <w:t>[성명] ____ (인)</w:t>
      </w:r>
    </w:p>
    <w:p w14:paraId="2498888B" w14:textId="77777777" w:rsidR="00EA4BEE" w:rsidRDefault="005913E9">
      <w:pPr>
        <w:spacing w:after="120"/>
        <w:ind w:left="480"/>
      </w:pPr>
      <w:r>
        <w:t>[생년월일] ______</w:t>
      </w:r>
    </w:p>
    <w:p w14:paraId="0ABAFA04" w14:textId="77777777" w:rsidR="00EA4BEE" w:rsidRDefault="005913E9">
      <w:pPr>
        <w:spacing w:after="120"/>
        <w:ind w:left="480"/>
      </w:pPr>
      <w:r>
        <w:t>[주소] ______</w:t>
      </w:r>
    </w:p>
    <w:sectPr w:rsidR="00EA4BE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28E63A" w14:textId="77777777" w:rsidR="00DC6FEA" w:rsidRDefault="00DC6FEA">
      <w:r>
        <w:separator/>
      </w:r>
    </w:p>
  </w:endnote>
  <w:endnote w:type="continuationSeparator" w:id="0">
    <w:p w14:paraId="3DF49EAE" w14:textId="77777777" w:rsidR="00DC6FEA" w:rsidRDefault="00DC6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6B7DDA" w14:textId="77777777" w:rsidR="00EA4BEE" w:rsidRDefault="005913E9">
    <w:pPr>
      <w:jc w:val="center"/>
    </w:pPr>
    <w:r>
      <w:rPr>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036A05">
      <w:rPr>
        <w:noProof/>
        <w:color w:val="999999"/>
        <w:sz w:val="16"/>
        <w:szCs w:val="16"/>
      </w:rPr>
      <w:t>1</w:t>
    </w:r>
    <w:r>
      <w:rPr>
        <w:color w:val="999999"/>
        <w:sz w:val="16"/>
        <w:szCs w:val="16"/>
      </w:rPr>
      <w:fldChar w:fldCharType="end"/>
    </w:r>
    <w:r>
      <w:rPr>
        <w:color w:val="99999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4447EB" w14:textId="77777777" w:rsidR="00DC6FEA" w:rsidRDefault="00DC6FEA">
      <w:r>
        <w:separator/>
      </w:r>
    </w:p>
  </w:footnote>
  <w:footnote w:type="continuationSeparator" w:id="0">
    <w:p w14:paraId="73A83CDC" w14:textId="77777777" w:rsidR="00DC6FEA" w:rsidRDefault="00DC6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6160F6" w14:textId="77777777" w:rsidR="00EA4BEE" w:rsidRDefault="005913E9">
    <w:pPr>
      <w:jc w:val="right"/>
    </w:pPr>
    <w:r>
      <w:rPr>
        <w:i/>
        <w:iCs/>
        <w:color w:val="999999"/>
        <w:sz w:val="16"/>
        <w:szCs w:val="16"/>
      </w:rPr>
      <w:t>주주간계약서 (동업계약서) - 법률 검토용 초안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846A1F"/>
    <w:multiLevelType w:val="multilevel"/>
    <w:tmpl w:val="EDE04C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 w15:restartNumberingAfterBreak="0">
    <w:nsid w:val="35C63AC5"/>
    <w:multiLevelType w:val="multilevel"/>
    <w:tmpl w:val="63DC4B88"/>
    <w:lvl w:ilvl="0">
      <w:start w:val="1"/>
      <w:numFmt w:val="ganada"/>
      <w:lvlText w:val="%1."/>
      <w:lvlJc w:val="left"/>
      <w:pPr>
        <w:tabs>
          <w:tab w:val="num" w:pos="720"/>
        </w:tabs>
        <w:ind w:left="720" w:hanging="360"/>
      </w:pPr>
      <w:rPr>
        <w:rFonts w:ascii="맑은 고딕" w:eastAsia="맑은 고딕" w:hAnsi="맑은 고딕" w:cs="맑은 고딕"/>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 w15:restartNumberingAfterBreak="0">
    <w:nsid w:val="44232ED7"/>
    <w:multiLevelType w:val="hybridMultilevel"/>
    <w:tmpl w:val="42BA2BFA"/>
    <w:lvl w:ilvl="0" w:tplc="1E5E5752">
      <w:start w:val="1"/>
      <w:numFmt w:val="decimal"/>
      <w:lvlText w:val="%1."/>
      <w:lvlJc w:val="left"/>
      <w:pPr>
        <w:ind w:left="840" w:hanging="360"/>
      </w:pPr>
      <w:rPr>
        <w:rFonts w:hint="default"/>
        <w:b/>
      </w:rPr>
    </w:lvl>
    <w:lvl w:ilvl="1" w:tplc="04090019" w:tentative="1">
      <w:start w:val="1"/>
      <w:numFmt w:val="upperLetter"/>
      <w:lvlText w:val="%2."/>
      <w:lvlJc w:val="left"/>
      <w:pPr>
        <w:ind w:left="1280" w:hanging="400"/>
      </w:pPr>
    </w:lvl>
    <w:lvl w:ilvl="2" w:tplc="0409001B" w:tentative="1">
      <w:start w:val="1"/>
      <w:numFmt w:val="lowerRoman"/>
      <w:lvlText w:val="%3."/>
      <w:lvlJc w:val="right"/>
      <w:pPr>
        <w:ind w:left="1680" w:hanging="400"/>
      </w:pPr>
    </w:lvl>
    <w:lvl w:ilvl="3" w:tplc="0409000F" w:tentative="1">
      <w:start w:val="1"/>
      <w:numFmt w:val="decimal"/>
      <w:lvlText w:val="%4."/>
      <w:lvlJc w:val="left"/>
      <w:pPr>
        <w:ind w:left="2080" w:hanging="400"/>
      </w:pPr>
    </w:lvl>
    <w:lvl w:ilvl="4" w:tplc="04090019" w:tentative="1">
      <w:start w:val="1"/>
      <w:numFmt w:val="upperLetter"/>
      <w:lvlText w:val="%5."/>
      <w:lvlJc w:val="left"/>
      <w:pPr>
        <w:ind w:left="2480" w:hanging="400"/>
      </w:pPr>
    </w:lvl>
    <w:lvl w:ilvl="5" w:tplc="0409001B" w:tentative="1">
      <w:start w:val="1"/>
      <w:numFmt w:val="lowerRoman"/>
      <w:lvlText w:val="%6."/>
      <w:lvlJc w:val="right"/>
      <w:pPr>
        <w:ind w:left="2880" w:hanging="400"/>
      </w:pPr>
    </w:lvl>
    <w:lvl w:ilvl="6" w:tplc="0409000F" w:tentative="1">
      <w:start w:val="1"/>
      <w:numFmt w:val="decimal"/>
      <w:lvlText w:val="%7."/>
      <w:lvlJc w:val="left"/>
      <w:pPr>
        <w:ind w:left="3280" w:hanging="400"/>
      </w:pPr>
    </w:lvl>
    <w:lvl w:ilvl="7" w:tplc="04090019" w:tentative="1">
      <w:start w:val="1"/>
      <w:numFmt w:val="upperLetter"/>
      <w:lvlText w:val="%8."/>
      <w:lvlJc w:val="left"/>
      <w:pPr>
        <w:ind w:left="3680" w:hanging="400"/>
      </w:pPr>
    </w:lvl>
    <w:lvl w:ilvl="8" w:tplc="0409001B" w:tentative="1">
      <w:start w:val="1"/>
      <w:numFmt w:val="lowerRoman"/>
      <w:lvlText w:val="%9."/>
      <w:lvlJc w:val="right"/>
      <w:pPr>
        <w:ind w:left="4080" w:hanging="400"/>
      </w:pPr>
    </w:lvl>
  </w:abstractNum>
  <w:abstractNum w:abstractNumId="3" w15:restartNumberingAfterBreak="0">
    <w:nsid w:val="7ABE2188"/>
    <w:multiLevelType w:val="hybridMultilevel"/>
    <w:tmpl w:val="495CDE28"/>
    <w:lvl w:ilvl="0" w:tplc="4A82B03C">
      <w:start w:val="1"/>
      <w:numFmt w:val="decimal"/>
      <w:lvlText w:val="①"/>
      <w:lvlJc w:val="left"/>
      <w:pPr>
        <w:ind w:left="480" w:hanging="480"/>
      </w:pPr>
    </w:lvl>
    <w:lvl w:ilvl="1" w:tplc="93E420FC">
      <w:numFmt w:val="decimal"/>
      <w:lvlText w:val=""/>
      <w:lvlJc w:val="left"/>
    </w:lvl>
    <w:lvl w:ilvl="2" w:tplc="B3DA53E8">
      <w:numFmt w:val="decimal"/>
      <w:lvlText w:val=""/>
      <w:lvlJc w:val="left"/>
    </w:lvl>
    <w:lvl w:ilvl="3" w:tplc="60F645CA">
      <w:numFmt w:val="decimal"/>
      <w:lvlText w:val=""/>
      <w:lvlJc w:val="left"/>
    </w:lvl>
    <w:lvl w:ilvl="4" w:tplc="D820F45A">
      <w:numFmt w:val="decimal"/>
      <w:lvlText w:val=""/>
      <w:lvlJc w:val="left"/>
    </w:lvl>
    <w:lvl w:ilvl="5" w:tplc="E7FC4E18">
      <w:numFmt w:val="decimal"/>
      <w:lvlText w:val=""/>
      <w:lvlJc w:val="left"/>
    </w:lvl>
    <w:lvl w:ilvl="6" w:tplc="78C0F126">
      <w:numFmt w:val="decimal"/>
      <w:lvlText w:val=""/>
      <w:lvlJc w:val="left"/>
    </w:lvl>
    <w:lvl w:ilvl="7" w:tplc="06625726">
      <w:numFmt w:val="decimal"/>
      <w:lvlText w:val=""/>
      <w:lvlJc w:val="left"/>
    </w:lvl>
    <w:lvl w:ilvl="8" w:tplc="C31E0AA4">
      <w:numFmt w:val="decimal"/>
      <w:lvlText w:val=""/>
      <w:lvlJc w:val="left"/>
    </w:lvl>
  </w:abstractNum>
  <w:abstractNum w:abstractNumId="4" w15:restartNumberingAfterBreak="0">
    <w:nsid w:val="7E7C2AE4"/>
    <w:multiLevelType w:val="hybridMultilevel"/>
    <w:tmpl w:val="648018DC"/>
    <w:lvl w:ilvl="0" w:tplc="38964D0A">
      <w:start w:val="1"/>
      <w:numFmt w:val="bullet"/>
      <w:lvlText w:val="●"/>
      <w:lvlJc w:val="left"/>
      <w:pPr>
        <w:ind w:left="720" w:hanging="360"/>
      </w:pPr>
    </w:lvl>
    <w:lvl w:ilvl="1" w:tplc="FBCC5BA6">
      <w:start w:val="1"/>
      <w:numFmt w:val="bullet"/>
      <w:lvlText w:val="○"/>
      <w:lvlJc w:val="left"/>
      <w:pPr>
        <w:ind w:left="1440" w:hanging="360"/>
      </w:pPr>
    </w:lvl>
    <w:lvl w:ilvl="2" w:tplc="7C869A82">
      <w:start w:val="1"/>
      <w:numFmt w:val="bullet"/>
      <w:lvlText w:val="■"/>
      <w:lvlJc w:val="left"/>
      <w:pPr>
        <w:ind w:left="2160" w:hanging="360"/>
      </w:pPr>
    </w:lvl>
    <w:lvl w:ilvl="3" w:tplc="F13ADA5A">
      <w:start w:val="1"/>
      <w:numFmt w:val="bullet"/>
      <w:lvlText w:val="●"/>
      <w:lvlJc w:val="left"/>
      <w:pPr>
        <w:ind w:left="2880" w:hanging="360"/>
      </w:pPr>
    </w:lvl>
    <w:lvl w:ilvl="4" w:tplc="6484B778">
      <w:start w:val="1"/>
      <w:numFmt w:val="bullet"/>
      <w:lvlText w:val="○"/>
      <w:lvlJc w:val="left"/>
      <w:pPr>
        <w:ind w:left="3600" w:hanging="360"/>
      </w:pPr>
    </w:lvl>
    <w:lvl w:ilvl="5" w:tplc="E7043992">
      <w:start w:val="1"/>
      <w:numFmt w:val="bullet"/>
      <w:lvlText w:val="■"/>
      <w:lvlJc w:val="left"/>
      <w:pPr>
        <w:ind w:left="4320" w:hanging="360"/>
      </w:pPr>
    </w:lvl>
    <w:lvl w:ilvl="6" w:tplc="E51CEB52">
      <w:start w:val="1"/>
      <w:numFmt w:val="bullet"/>
      <w:lvlText w:val="●"/>
      <w:lvlJc w:val="left"/>
      <w:pPr>
        <w:ind w:left="5040" w:hanging="360"/>
      </w:pPr>
    </w:lvl>
    <w:lvl w:ilvl="7" w:tplc="3DB8149C">
      <w:start w:val="1"/>
      <w:numFmt w:val="bullet"/>
      <w:lvlText w:val="●"/>
      <w:lvlJc w:val="left"/>
      <w:pPr>
        <w:ind w:left="5760" w:hanging="360"/>
      </w:pPr>
    </w:lvl>
    <w:lvl w:ilvl="8" w:tplc="EA4850B8">
      <w:start w:val="1"/>
      <w:numFmt w:val="bullet"/>
      <w:lvlText w:val="●"/>
      <w:lvlJc w:val="left"/>
      <w:pPr>
        <w:ind w:left="6480" w:hanging="360"/>
      </w:pPr>
    </w:lvl>
  </w:abstractNum>
  <w:num w:numId="1">
    <w:abstractNumId w:val="4"/>
    <w:lvlOverride w:ilvl="0">
      <w:startOverride w:val="1"/>
    </w:lvlOverride>
  </w:num>
  <w:num w:numId="2">
    <w:abstractNumId w:val="2"/>
  </w:num>
  <w:num w:numId="3">
    <w:abstractNumId w:val="0"/>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이 상준">
    <w15:presenceInfo w15:providerId="None" w15:userId="이 상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bordersDoNotSurroundHeader/>
  <w:bordersDoNotSurroundFooter/>
  <w:proofState w:spelling="clean" w:grammar="clean"/>
  <w:trackRevisions/>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BEE"/>
    <w:rsid w:val="00036A05"/>
    <w:rsid w:val="00155377"/>
    <w:rsid w:val="001D6100"/>
    <w:rsid w:val="0054600B"/>
    <w:rsid w:val="005913E9"/>
    <w:rsid w:val="009615B9"/>
    <w:rsid w:val="00AD66DC"/>
    <w:rsid w:val="00B466E3"/>
    <w:rsid w:val="00C9705A"/>
    <w:rsid w:val="00D46EC0"/>
    <w:rsid w:val="00D648F2"/>
    <w:rsid w:val="00DC6FEA"/>
    <w:rsid w:val="00E43773"/>
    <w:rsid w:val="00EA4BE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86ADF2"/>
  <w15:docId w15:val="{98E44EB2-3918-F049-8D5F-4CC567492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b/>
      <w:bCs/>
      <w:sz w:val="32"/>
      <w:szCs w:val="32"/>
    </w:rPr>
  </w:style>
  <w:style w:type="paragraph" w:styleId="2">
    <w:name w:val="heading 2"/>
    <w:uiPriority w:val="9"/>
    <w:unhideWhenUsed/>
    <w:qFormat/>
    <w:pPr>
      <w:spacing w:before="280" w:after="160"/>
      <w:outlineLvl w:val="1"/>
    </w:pPr>
    <w:rPr>
      <w:b/>
      <w:bCs/>
      <w:sz w:val="26"/>
      <w:szCs w:val="26"/>
    </w:rPr>
  </w:style>
  <w:style w:type="paragraph" w:styleId="3">
    <w:name w:val="heading 3"/>
    <w:uiPriority w:val="9"/>
    <w:semiHidden/>
    <w:unhideWhenUsed/>
    <w:qFormat/>
    <w:pPr>
      <w:spacing w:before="200" w:after="120"/>
      <w:outlineLvl w:val="2"/>
    </w:pPr>
    <w:rPr>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D46EC0"/>
    <w:pPr>
      <w:tabs>
        <w:tab w:val="center" w:pos="4513"/>
        <w:tab w:val="right" w:pos="9026"/>
      </w:tabs>
      <w:snapToGrid w:val="0"/>
    </w:pPr>
  </w:style>
  <w:style w:type="character" w:customStyle="1" w:styleId="Char0">
    <w:name w:val="머리글 Char"/>
    <w:basedOn w:val="a0"/>
    <w:link w:val="a8"/>
    <w:uiPriority w:val="99"/>
    <w:rsid w:val="00D46EC0"/>
  </w:style>
  <w:style w:type="paragraph" w:styleId="a9">
    <w:name w:val="footer"/>
    <w:basedOn w:val="a"/>
    <w:link w:val="Char1"/>
    <w:uiPriority w:val="99"/>
    <w:unhideWhenUsed/>
    <w:rsid w:val="00D46EC0"/>
    <w:pPr>
      <w:tabs>
        <w:tab w:val="center" w:pos="4513"/>
        <w:tab w:val="right" w:pos="9026"/>
      </w:tabs>
      <w:snapToGrid w:val="0"/>
    </w:pPr>
  </w:style>
  <w:style w:type="character" w:customStyle="1" w:styleId="Char1">
    <w:name w:val="바닥글 Char"/>
    <w:basedOn w:val="a0"/>
    <w:link w:val="a9"/>
    <w:uiPriority w:val="99"/>
    <w:rsid w:val="00D46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1816</Words>
  <Characters>10357</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이 상준</cp:lastModifiedBy>
  <cp:revision>2</cp:revision>
  <dcterms:created xsi:type="dcterms:W3CDTF">2026-02-09T04:08:00Z</dcterms:created>
  <dcterms:modified xsi:type="dcterms:W3CDTF">2026-02-09T04:08:00Z</dcterms:modified>
</cp:coreProperties>
</file>